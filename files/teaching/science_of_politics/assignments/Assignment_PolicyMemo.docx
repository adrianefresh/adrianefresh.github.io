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33DA64" w14:textId="77777777" w:rsidR="00A90AF4" w:rsidRPr="00A90AF4" w:rsidRDefault="00A90AF4" w:rsidP="00A90AF4">
      <w:pPr>
        <w:rPr>
          <w:rFonts w:ascii="Garamond" w:hAnsi="Garamond"/>
          <w:b/>
        </w:rPr>
      </w:pPr>
      <w:r w:rsidRPr="00A90AF4">
        <w:rPr>
          <w:rFonts w:ascii="Garamond" w:hAnsi="Garamond"/>
          <w:b/>
        </w:rPr>
        <w:t>Political Science 102</w:t>
      </w:r>
    </w:p>
    <w:p w14:paraId="724E0218" w14:textId="77777777" w:rsidR="00A90AF4" w:rsidRPr="00A90AF4" w:rsidRDefault="00A90AF4" w:rsidP="00A90AF4">
      <w:pPr>
        <w:rPr>
          <w:rFonts w:ascii="Garamond" w:hAnsi="Garamond"/>
          <w:b/>
        </w:rPr>
      </w:pPr>
      <w:r w:rsidRPr="00A90AF4">
        <w:rPr>
          <w:rFonts w:ascii="Garamond" w:hAnsi="Garamond"/>
          <w:b/>
        </w:rPr>
        <w:t>The Science of Politics</w:t>
      </w:r>
    </w:p>
    <w:p w14:paraId="35B355C5" w14:textId="77777777" w:rsidR="00A90AF4" w:rsidRPr="00A90AF4" w:rsidRDefault="00A90AF4" w:rsidP="00A90AF4">
      <w:pPr>
        <w:rPr>
          <w:rFonts w:ascii="Garamond" w:hAnsi="Garamond"/>
          <w:b/>
        </w:rPr>
      </w:pPr>
      <w:r w:rsidRPr="00A90AF4">
        <w:rPr>
          <w:rFonts w:ascii="Garamond" w:hAnsi="Garamond"/>
          <w:b/>
        </w:rPr>
        <w:t>Policy Memo Assignment</w:t>
      </w:r>
    </w:p>
    <w:p w14:paraId="3BEE3491" w14:textId="77777777" w:rsidR="00A90AF4" w:rsidRDefault="00A90AF4" w:rsidP="00A90AF4">
      <w:pPr>
        <w:rPr>
          <w:rFonts w:ascii="Garamond" w:hAnsi="Garamond"/>
        </w:rPr>
      </w:pPr>
    </w:p>
    <w:p w14:paraId="3C637BE3" w14:textId="77777777" w:rsidR="00A90AF4" w:rsidRPr="00A90AF4" w:rsidRDefault="00A90AF4" w:rsidP="00A90AF4">
      <w:pPr>
        <w:rPr>
          <w:rFonts w:ascii="Garamond" w:hAnsi="Garamond"/>
        </w:rPr>
      </w:pPr>
    </w:p>
    <w:p w14:paraId="4F948BCE" w14:textId="77777777" w:rsidR="00A90AF4" w:rsidRPr="00A90AF4" w:rsidRDefault="00A90AF4" w:rsidP="00A90AF4">
      <w:pPr>
        <w:rPr>
          <w:rFonts w:ascii="Garamond" w:hAnsi="Garamond"/>
          <w:b/>
        </w:rPr>
      </w:pPr>
      <w:r w:rsidRPr="00A90AF4">
        <w:rPr>
          <w:rFonts w:ascii="Garamond" w:hAnsi="Garamond"/>
          <w:b/>
        </w:rPr>
        <w:t xml:space="preserve">Overview </w:t>
      </w:r>
    </w:p>
    <w:p w14:paraId="10C43D99" w14:textId="77777777" w:rsidR="00A90AF4" w:rsidRDefault="00A90AF4" w:rsidP="00A90AF4">
      <w:pPr>
        <w:rPr>
          <w:rFonts w:ascii="Garamond" w:hAnsi="Garamond"/>
        </w:rPr>
      </w:pPr>
    </w:p>
    <w:p w14:paraId="537BCF4D" w14:textId="4A5231B9" w:rsidR="00A90AF4" w:rsidRPr="00120C03" w:rsidRDefault="00A90AF4" w:rsidP="00A90AF4">
      <w:pPr>
        <w:jc w:val="both"/>
        <w:rPr>
          <w:rFonts w:ascii="Garamond" w:hAnsi="Garamond"/>
          <w:sz w:val="22"/>
          <w:szCs w:val="22"/>
        </w:rPr>
      </w:pPr>
      <w:r>
        <w:rPr>
          <w:rFonts w:ascii="Garamond" w:hAnsi="Garamond"/>
          <w:sz w:val="22"/>
          <w:szCs w:val="22"/>
        </w:rPr>
        <w:t xml:space="preserve">This assignment asks you to write a policy memorandum (memo).  This is a persuasive essay addressed to policymakers in government.  Your essay will describe an issue or problem in the world, propose a policy solution, argue for why that is a good policy solution, and describe how </w:t>
      </w:r>
      <w:r w:rsidR="00720B2B">
        <w:rPr>
          <w:rFonts w:ascii="Garamond" w:hAnsi="Garamond"/>
          <w:sz w:val="22"/>
          <w:szCs w:val="22"/>
        </w:rPr>
        <w:t>the policy can be feasibly implemented.</w:t>
      </w:r>
    </w:p>
    <w:p w14:paraId="4FCCAA11" w14:textId="77777777" w:rsidR="00A90AF4" w:rsidRPr="00120C03" w:rsidRDefault="00A90AF4" w:rsidP="00A90AF4">
      <w:pPr>
        <w:pBdr>
          <w:bottom w:val="single" w:sz="6" w:space="1" w:color="auto"/>
        </w:pBdr>
        <w:jc w:val="both"/>
        <w:rPr>
          <w:rFonts w:ascii="Garamond" w:hAnsi="Garamond"/>
          <w:sz w:val="22"/>
          <w:szCs w:val="22"/>
        </w:rPr>
      </w:pPr>
    </w:p>
    <w:p w14:paraId="79A539FF" w14:textId="77777777" w:rsidR="00A90AF4" w:rsidRDefault="00A90AF4" w:rsidP="00A90AF4">
      <w:pPr>
        <w:jc w:val="both"/>
        <w:rPr>
          <w:rFonts w:ascii="Garamond" w:hAnsi="Garamond"/>
          <w:sz w:val="22"/>
          <w:szCs w:val="22"/>
        </w:rPr>
      </w:pPr>
    </w:p>
    <w:p w14:paraId="52AED416" w14:textId="77777777" w:rsidR="00A90AF4" w:rsidRPr="00A90AF4" w:rsidRDefault="00A90AF4" w:rsidP="00A90AF4">
      <w:pPr>
        <w:rPr>
          <w:rFonts w:ascii="Garamond" w:hAnsi="Garamond"/>
          <w:b/>
        </w:rPr>
      </w:pPr>
      <w:r w:rsidRPr="00A90AF4">
        <w:rPr>
          <w:rFonts w:ascii="Garamond" w:hAnsi="Garamond"/>
          <w:b/>
        </w:rPr>
        <w:t>Assignment Details</w:t>
      </w:r>
    </w:p>
    <w:p w14:paraId="180B31ED" w14:textId="77777777" w:rsidR="00A90AF4" w:rsidRDefault="00A90AF4" w:rsidP="00A90AF4">
      <w:pPr>
        <w:rPr>
          <w:rFonts w:ascii="Garamond" w:hAnsi="Garamond"/>
        </w:rPr>
      </w:pPr>
    </w:p>
    <w:p w14:paraId="00871416" w14:textId="161DBED9" w:rsidR="00A90AF4" w:rsidRDefault="00A90AF4" w:rsidP="00A90AF4">
      <w:pPr>
        <w:rPr>
          <w:rFonts w:ascii="Garamond" w:hAnsi="Garamond"/>
        </w:rPr>
      </w:pPr>
      <w:r>
        <w:rPr>
          <w:rFonts w:ascii="Garamond" w:hAnsi="Garamond"/>
        </w:rPr>
        <w:t>Our class is about political science</w:t>
      </w:r>
      <w:r w:rsidR="00D70814">
        <w:rPr>
          <w:rFonts w:ascii="Garamond" w:hAnsi="Garamond"/>
        </w:rPr>
        <w:t xml:space="preserve">---the scientific method as applied to the political world.  </w:t>
      </w:r>
      <w:r w:rsidR="00720B2B">
        <w:rPr>
          <w:rFonts w:ascii="Garamond" w:hAnsi="Garamond"/>
        </w:rPr>
        <w:t>Science</w:t>
      </w:r>
      <w:r w:rsidR="00D70814">
        <w:rPr>
          <w:rFonts w:ascii="Garamond" w:hAnsi="Garamond"/>
        </w:rPr>
        <w:t xml:space="preserve"> allows us to understand why the political world works as it does.  But, when we discover the answers to political science questions, we often want to use those answers to change the political world so that it operates how we think that it </w:t>
      </w:r>
      <w:r w:rsidR="00D70814">
        <w:rPr>
          <w:rFonts w:ascii="Garamond" w:hAnsi="Garamond"/>
          <w:i/>
        </w:rPr>
        <w:t>should</w:t>
      </w:r>
      <w:r w:rsidR="00D70814">
        <w:rPr>
          <w:rFonts w:ascii="Garamond" w:hAnsi="Garamond"/>
        </w:rPr>
        <w:t>.  We want to solve problems with politics, and use research to inform policy</w:t>
      </w:r>
      <w:r w:rsidR="00720B2B">
        <w:rPr>
          <w:rFonts w:ascii="Garamond" w:hAnsi="Garamond"/>
        </w:rPr>
        <w:t xml:space="preserve">.  This assignment asks you to do just that.  </w:t>
      </w:r>
    </w:p>
    <w:p w14:paraId="591A524D" w14:textId="77777777" w:rsidR="00A90AF4" w:rsidRDefault="00A90AF4" w:rsidP="00A90AF4">
      <w:pPr>
        <w:rPr>
          <w:rFonts w:ascii="Garamond" w:hAnsi="Garamond"/>
        </w:rPr>
      </w:pPr>
    </w:p>
    <w:p w14:paraId="61D44AA9" w14:textId="12D404F5" w:rsidR="00A90AF4" w:rsidRDefault="00A90AF4" w:rsidP="00A90AF4">
      <w:pPr>
        <w:rPr>
          <w:rFonts w:ascii="Garamond" w:hAnsi="Garamond"/>
        </w:rPr>
      </w:pPr>
      <w:r>
        <w:rPr>
          <w:rFonts w:ascii="Garamond" w:hAnsi="Garamond"/>
        </w:rPr>
        <w:t xml:space="preserve">In this assignment, you will choose a </w:t>
      </w:r>
      <w:ins w:id="0" w:author="Lucy Right" w:date="2023-04-04T16:28:00Z">
        <w:r w:rsidR="00103614">
          <w:rPr>
            <w:rFonts w:ascii="Garamond" w:hAnsi="Garamond"/>
          </w:rPr>
          <w:t>policy problem that relate</w:t>
        </w:r>
      </w:ins>
      <w:ins w:id="1" w:author="Lucy Right" w:date="2023-04-04T16:29:00Z">
        <w:r w:rsidR="00103614">
          <w:rPr>
            <w:rFonts w:ascii="Garamond" w:hAnsi="Garamond"/>
          </w:rPr>
          <w:t xml:space="preserve">s to the lectures and readings </w:t>
        </w:r>
      </w:ins>
      <w:r>
        <w:rPr>
          <w:rFonts w:ascii="Garamond" w:hAnsi="Garamond"/>
        </w:rPr>
        <w:t>that we have covered in Unit</w:t>
      </w:r>
      <w:r w:rsidR="00720B2B">
        <w:rPr>
          <w:rFonts w:ascii="Garamond" w:hAnsi="Garamond"/>
        </w:rPr>
        <w:t>s</w:t>
      </w:r>
      <w:r>
        <w:rPr>
          <w:rFonts w:ascii="Garamond" w:hAnsi="Garamond"/>
        </w:rPr>
        <w:t xml:space="preserve"> 2 </w:t>
      </w:r>
      <w:r w:rsidR="00720B2B">
        <w:rPr>
          <w:rFonts w:ascii="Garamond" w:hAnsi="Garamond"/>
        </w:rPr>
        <w:t>or</w:t>
      </w:r>
      <w:r>
        <w:rPr>
          <w:rFonts w:ascii="Garamond" w:hAnsi="Garamond"/>
        </w:rPr>
        <w:t xml:space="preserve"> 3.  I have provided eight </w:t>
      </w:r>
      <w:ins w:id="2" w:author="Lucy Right" w:date="2023-04-04T16:30:00Z">
        <w:r w:rsidR="00103614">
          <w:rPr>
            <w:rFonts w:ascii="Garamond" w:hAnsi="Garamond"/>
          </w:rPr>
          <w:t xml:space="preserve">policy </w:t>
        </w:r>
      </w:ins>
      <w:r>
        <w:rPr>
          <w:rFonts w:ascii="Garamond" w:hAnsi="Garamond"/>
        </w:rPr>
        <w:t>problems</w:t>
      </w:r>
      <w:ins w:id="3" w:author="Lucy Right" w:date="2023-04-04T16:28:00Z">
        <w:r w:rsidR="00103614">
          <w:rPr>
            <w:rFonts w:ascii="Garamond" w:hAnsi="Garamond"/>
          </w:rPr>
          <w:t xml:space="preserve"> linked to </w:t>
        </w:r>
      </w:ins>
      <w:ins w:id="4" w:author="Lucy Right" w:date="2023-04-04T16:30:00Z">
        <w:r w:rsidR="00103614">
          <w:rPr>
            <w:rFonts w:ascii="Garamond" w:hAnsi="Garamond"/>
          </w:rPr>
          <w:t xml:space="preserve">the topics we covered in class; </w:t>
        </w:r>
        <w:r w:rsidR="00103614" w:rsidRPr="00720B2B">
          <w:rPr>
            <w:rFonts w:ascii="Garamond" w:hAnsi="Garamond"/>
            <w:u w:val="single"/>
          </w:rPr>
          <w:t xml:space="preserve">you may choose from the problems I provide, or </w:t>
        </w:r>
      </w:ins>
      <w:r w:rsidR="00720B2B">
        <w:rPr>
          <w:rFonts w:ascii="Garamond" w:hAnsi="Garamond"/>
          <w:u w:val="single"/>
        </w:rPr>
        <w:t xml:space="preserve">choose </w:t>
      </w:r>
      <w:ins w:id="5" w:author="Lucy Right" w:date="2023-04-04T16:30:00Z">
        <w:r w:rsidR="00103614" w:rsidRPr="00720B2B">
          <w:rPr>
            <w:rFonts w:ascii="Garamond" w:hAnsi="Garamond"/>
            <w:u w:val="single"/>
          </w:rPr>
          <w:t>y</w:t>
        </w:r>
      </w:ins>
      <w:r w:rsidRPr="00720B2B">
        <w:rPr>
          <w:rFonts w:ascii="Garamond" w:hAnsi="Garamond"/>
          <w:u w:val="single"/>
        </w:rPr>
        <w:t xml:space="preserve">our own </w:t>
      </w:r>
      <w:ins w:id="6" w:author="Lucy Right" w:date="2023-04-04T16:30:00Z">
        <w:r w:rsidR="00103614" w:rsidRPr="00720B2B">
          <w:rPr>
            <w:rFonts w:ascii="Garamond" w:hAnsi="Garamond"/>
            <w:u w:val="single"/>
          </w:rPr>
          <w:t>policy</w:t>
        </w:r>
      </w:ins>
      <w:r w:rsidRPr="00720B2B">
        <w:rPr>
          <w:rFonts w:ascii="Garamond" w:hAnsi="Garamond"/>
          <w:u w:val="single"/>
        </w:rPr>
        <w:t xml:space="preserve"> problem.  </w:t>
      </w:r>
      <w:r w:rsidR="00720B2B" w:rsidRPr="00720B2B">
        <w:rPr>
          <w:rFonts w:ascii="Garamond" w:hAnsi="Garamond"/>
          <w:u w:val="single"/>
        </w:rPr>
        <w:t>Note: You may also wish to narrow and/or refine the problem as described below.</w:t>
      </w:r>
      <w:r w:rsidR="00720B2B">
        <w:rPr>
          <w:rStyle w:val="FootnoteReference"/>
          <w:rFonts w:ascii="Garamond" w:hAnsi="Garamond"/>
          <w:u w:val="single"/>
        </w:rPr>
        <w:footnoteReference w:id="1"/>
      </w:r>
      <w:r w:rsidR="00720B2B">
        <w:rPr>
          <w:rFonts w:ascii="Garamond" w:hAnsi="Garamond"/>
        </w:rPr>
        <w:t xml:space="preserve">  </w:t>
      </w:r>
      <w:r>
        <w:rPr>
          <w:rFonts w:ascii="Garamond" w:hAnsi="Garamond"/>
        </w:rPr>
        <w:t xml:space="preserve">Either way, as Step 2 below specifies, you will need to turn in </w:t>
      </w:r>
      <w:ins w:id="7" w:author="Lucy Right" w:date="2023-04-04T16:31:00Z">
        <w:r w:rsidR="00103614">
          <w:rPr>
            <w:rFonts w:ascii="Garamond" w:hAnsi="Garamond"/>
          </w:rPr>
          <w:t>a description of the problem you plan to write about</w:t>
        </w:r>
      </w:ins>
      <w:r>
        <w:rPr>
          <w:rFonts w:ascii="Garamond" w:hAnsi="Garamond"/>
        </w:rPr>
        <w:t xml:space="preserve"> in advance and receive approval for it.  </w:t>
      </w:r>
    </w:p>
    <w:p w14:paraId="28410FE9" w14:textId="77777777" w:rsidR="00A90AF4" w:rsidRDefault="00A90AF4" w:rsidP="00A90AF4">
      <w:pPr>
        <w:rPr>
          <w:rFonts w:ascii="Garamond" w:hAnsi="Garamond"/>
        </w:rPr>
      </w:pPr>
    </w:p>
    <w:p w14:paraId="630C214E" w14:textId="3CE8A899" w:rsidR="00A90AF4" w:rsidRDefault="00A90AF4" w:rsidP="00A90AF4">
      <w:pPr>
        <w:rPr>
          <w:ins w:id="8" w:author="Microsoft Office User" w:date="2023-04-05T13:04:00Z"/>
          <w:rFonts w:ascii="Garamond" w:hAnsi="Garamond"/>
        </w:rPr>
      </w:pPr>
      <w:r>
        <w:rPr>
          <w:rFonts w:ascii="Garamond" w:hAnsi="Garamond"/>
        </w:rPr>
        <w:t xml:space="preserve">In all cases below, the problem is one that some level and branch of government in the U.S. has the power to contend with.  In extraordinary circumstances, you may propose addressing your policy memo to a government that is not in the U.S.  But I highly recommend being very familiar with that government since much of our study of politics in this class uses the U.S. as an example, and therefore you know the U.S. case better than others.  </w:t>
      </w:r>
    </w:p>
    <w:p w14:paraId="4498D112" w14:textId="60876E63" w:rsidR="00D70814" w:rsidRDefault="00D70814" w:rsidP="00A90AF4">
      <w:pPr>
        <w:rPr>
          <w:rFonts w:ascii="Garamond" w:hAnsi="Garamond"/>
        </w:rPr>
      </w:pPr>
    </w:p>
    <w:p w14:paraId="0BBA7502" w14:textId="47FD89E0" w:rsidR="00A90AF4" w:rsidRPr="00123D66" w:rsidRDefault="00A90AF4" w:rsidP="00A90AF4">
      <w:pPr>
        <w:pStyle w:val="ListParagraph"/>
        <w:numPr>
          <w:ilvl w:val="0"/>
          <w:numId w:val="4"/>
        </w:numPr>
        <w:rPr>
          <w:rFonts w:ascii="Garamond" w:hAnsi="Garamond"/>
          <w:sz w:val="22"/>
          <w:szCs w:val="22"/>
        </w:rPr>
      </w:pPr>
      <w:r w:rsidRPr="00123D66">
        <w:rPr>
          <w:rFonts w:ascii="Garamond" w:hAnsi="Garamond"/>
          <w:sz w:val="22"/>
          <w:szCs w:val="22"/>
        </w:rPr>
        <w:t xml:space="preserve">The marginal tax rate on top </w:t>
      </w:r>
      <w:ins w:id="9" w:author="Microsoft Office User" w:date="2023-04-05T13:05:00Z">
        <w:r w:rsidR="00D70814" w:rsidRPr="00123D66">
          <w:rPr>
            <w:rFonts w:ascii="Garamond" w:hAnsi="Garamond"/>
            <w:sz w:val="22"/>
            <w:szCs w:val="22"/>
          </w:rPr>
          <w:t xml:space="preserve">income </w:t>
        </w:r>
      </w:ins>
      <w:r w:rsidRPr="00123D66">
        <w:rPr>
          <w:rFonts w:ascii="Garamond" w:hAnsi="Garamond"/>
          <w:sz w:val="22"/>
          <w:szCs w:val="22"/>
        </w:rPr>
        <w:t>earners in the U.S. is too low.</w:t>
      </w:r>
    </w:p>
    <w:p w14:paraId="0B2779B7" w14:textId="4D12CCF0" w:rsidR="00A90AF4" w:rsidRPr="00123D66" w:rsidRDefault="00720B2B" w:rsidP="00A90AF4">
      <w:pPr>
        <w:pStyle w:val="ListParagraph"/>
        <w:numPr>
          <w:ilvl w:val="0"/>
          <w:numId w:val="4"/>
        </w:numPr>
        <w:rPr>
          <w:rFonts w:ascii="Garamond" w:hAnsi="Garamond"/>
          <w:sz w:val="22"/>
          <w:szCs w:val="22"/>
        </w:rPr>
      </w:pPr>
      <w:r>
        <w:rPr>
          <w:rFonts w:ascii="Garamond" w:hAnsi="Garamond"/>
          <w:sz w:val="22"/>
          <w:szCs w:val="22"/>
        </w:rPr>
        <w:t>T</w:t>
      </w:r>
      <w:ins w:id="10" w:author="Microsoft Office User" w:date="2023-04-05T13:05:00Z">
        <w:r w:rsidR="00D70814" w:rsidRPr="00123D66">
          <w:rPr>
            <w:rFonts w:ascii="Garamond" w:hAnsi="Garamond"/>
            <w:sz w:val="22"/>
            <w:szCs w:val="22"/>
          </w:rPr>
          <w:t xml:space="preserve">oo much taxpayer money is wasted on official development assistance.  </w:t>
        </w:r>
      </w:ins>
    </w:p>
    <w:p w14:paraId="04750680" w14:textId="3191E98E" w:rsidR="00A90AF4" w:rsidRPr="00123D66" w:rsidRDefault="00103614" w:rsidP="00A90AF4">
      <w:pPr>
        <w:pStyle w:val="ListParagraph"/>
        <w:numPr>
          <w:ilvl w:val="0"/>
          <w:numId w:val="4"/>
        </w:numPr>
        <w:rPr>
          <w:rFonts w:ascii="Garamond" w:hAnsi="Garamond"/>
          <w:sz w:val="22"/>
          <w:szCs w:val="22"/>
        </w:rPr>
      </w:pPr>
      <w:ins w:id="11" w:author="Lucy Right" w:date="2023-04-04T16:32:00Z">
        <w:r w:rsidRPr="00123D66">
          <w:rPr>
            <w:rFonts w:ascii="Garamond" w:hAnsi="Garamond"/>
            <w:sz w:val="22"/>
            <w:szCs w:val="22"/>
          </w:rPr>
          <w:t xml:space="preserve">Rural residents of North Carolina have higher rates of mortality and lower access to medical care </w:t>
        </w:r>
      </w:ins>
      <w:ins w:id="12" w:author="Microsoft Office User" w:date="2023-04-05T13:06:00Z">
        <w:r w:rsidR="00D70814" w:rsidRPr="00123D66">
          <w:rPr>
            <w:rFonts w:ascii="Garamond" w:hAnsi="Garamond"/>
            <w:sz w:val="22"/>
            <w:szCs w:val="22"/>
          </w:rPr>
          <w:t xml:space="preserve">as </w:t>
        </w:r>
      </w:ins>
      <w:ins w:id="13" w:author="Lucy Right" w:date="2023-04-04T16:32:00Z">
        <w:r w:rsidRPr="00123D66">
          <w:rPr>
            <w:rFonts w:ascii="Garamond" w:hAnsi="Garamond"/>
            <w:sz w:val="22"/>
            <w:szCs w:val="22"/>
          </w:rPr>
          <w:t>compared to urban residents</w:t>
        </w:r>
      </w:ins>
      <w:r w:rsidR="00720B2B">
        <w:rPr>
          <w:rFonts w:ascii="Garamond" w:hAnsi="Garamond"/>
          <w:sz w:val="22"/>
          <w:szCs w:val="22"/>
        </w:rPr>
        <w:t xml:space="preserve"> in the state</w:t>
      </w:r>
      <w:ins w:id="14" w:author="Lucy Right" w:date="2023-04-04T16:32:00Z">
        <w:r w:rsidRPr="00123D66">
          <w:rPr>
            <w:rFonts w:ascii="Garamond" w:hAnsi="Garamond"/>
            <w:sz w:val="22"/>
            <w:szCs w:val="22"/>
          </w:rPr>
          <w:t xml:space="preserve">. </w:t>
        </w:r>
      </w:ins>
      <w:r w:rsidR="00A90AF4" w:rsidRPr="00123D66">
        <w:rPr>
          <w:rFonts w:ascii="Garamond" w:hAnsi="Garamond"/>
          <w:sz w:val="22"/>
          <w:szCs w:val="22"/>
        </w:rPr>
        <w:t xml:space="preserve"> </w:t>
      </w:r>
    </w:p>
    <w:p w14:paraId="3D219202" w14:textId="0DA03C94" w:rsidR="00D70814" w:rsidRPr="00123D66" w:rsidRDefault="00720B2B" w:rsidP="00103614">
      <w:pPr>
        <w:pStyle w:val="ListParagraph"/>
        <w:numPr>
          <w:ilvl w:val="0"/>
          <w:numId w:val="4"/>
        </w:numPr>
        <w:rPr>
          <w:ins w:id="15" w:author="Microsoft Office User" w:date="2023-04-05T13:04:00Z"/>
          <w:rFonts w:ascii="Garamond" w:hAnsi="Garamond"/>
          <w:sz w:val="22"/>
          <w:szCs w:val="22"/>
        </w:rPr>
      </w:pPr>
      <w:r>
        <w:rPr>
          <w:rFonts w:ascii="Garamond" w:hAnsi="Garamond"/>
          <w:sz w:val="22"/>
          <w:szCs w:val="22"/>
        </w:rPr>
        <w:t>City officials in the U.S. are too corrupt (LA officials</w:t>
      </w:r>
      <w:ins w:id="16" w:author="Lucy Right" w:date="2023-04-04T16:23:00Z">
        <w:r w:rsidR="00EC2AB4" w:rsidRPr="00123D66">
          <w:rPr>
            <w:rFonts w:ascii="Garamond" w:hAnsi="Garamond"/>
            <w:sz w:val="22"/>
            <w:szCs w:val="22"/>
          </w:rPr>
          <w:t xml:space="preserve"> </w:t>
        </w:r>
      </w:ins>
      <w:ins w:id="17" w:author="Lucy Right" w:date="2023-04-04T16:25:00Z">
        <w:r w:rsidR="00103614" w:rsidRPr="00123D66">
          <w:rPr>
            <w:rFonts w:ascii="Garamond" w:hAnsi="Garamond"/>
            <w:sz w:val="22"/>
            <w:szCs w:val="22"/>
          </w:rPr>
          <w:fldChar w:fldCharType="begin"/>
        </w:r>
        <w:r w:rsidR="00103614" w:rsidRPr="00123D66">
          <w:rPr>
            <w:rFonts w:ascii="Garamond" w:hAnsi="Garamond"/>
            <w:sz w:val="22"/>
            <w:szCs w:val="22"/>
          </w:rPr>
          <w:instrText xml:space="preserve"> HYPERLINK "https://www.latimes.com/california/story/2020-11-30/los-angeles-city-hall-corruption-raymond-chan" </w:instrText>
        </w:r>
        <w:r w:rsidR="00103614" w:rsidRPr="00123D66">
          <w:rPr>
            <w:rFonts w:ascii="Garamond" w:hAnsi="Garamond"/>
            <w:sz w:val="22"/>
            <w:szCs w:val="22"/>
          </w:rPr>
          <w:fldChar w:fldCharType="separate"/>
        </w:r>
        <w:r w:rsidR="00103614" w:rsidRPr="00123D66">
          <w:rPr>
            <w:rStyle w:val="Hyperlink"/>
            <w:rFonts w:ascii="Garamond" w:hAnsi="Garamond"/>
            <w:sz w:val="22"/>
            <w:szCs w:val="22"/>
          </w:rPr>
          <w:t>charged with accepting bribes</w:t>
        </w:r>
        <w:r w:rsidR="00103614" w:rsidRPr="00123D66">
          <w:rPr>
            <w:rFonts w:ascii="Garamond" w:hAnsi="Garamond"/>
            <w:sz w:val="22"/>
            <w:szCs w:val="22"/>
          </w:rPr>
          <w:fldChar w:fldCharType="end"/>
        </w:r>
      </w:ins>
      <w:ins w:id="18" w:author="Lucy Right" w:date="2023-04-04T16:24:00Z">
        <w:r w:rsidR="00103614" w:rsidRPr="00123D66">
          <w:rPr>
            <w:rFonts w:ascii="Garamond" w:hAnsi="Garamond"/>
            <w:sz w:val="22"/>
            <w:szCs w:val="22"/>
          </w:rPr>
          <w:t xml:space="preserve"> from real estate developers</w:t>
        </w:r>
      </w:ins>
      <w:r>
        <w:rPr>
          <w:rFonts w:ascii="Garamond" w:hAnsi="Garamond"/>
          <w:sz w:val="22"/>
          <w:szCs w:val="22"/>
        </w:rPr>
        <w:t>).</w:t>
      </w:r>
    </w:p>
    <w:p w14:paraId="2DF773C8" w14:textId="2C6DD572" w:rsidR="00D70814" w:rsidRPr="00123D66" w:rsidRDefault="00A90AF4" w:rsidP="00123D66">
      <w:pPr>
        <w:pStyle w:val="ListParagraph"/>
        <w:numPr>
          <w:ilvl w:val="0"/>
          <w:numId w:val="4"/>
        </w:numPr>
        <w:rPr>
          <w:ins w:id="19" w:author="Microsoft Office User" w:date="2023-04-05T13:04:00Z"/>
          <w:rFonts w:ascii="Garamond" w:hAnsi="Garamond"/>
          <w:sz w:val="22"/>
          <w:szCs w:val="22"/>
        </w:rPr>
      </w:pPr>
      <w:r w:rsidRPr="00123D66">
        <w:rPr>
          <w:rFonts w:ascii="Garamond" w:hAnsi="Garamond"/>
          <w:sz w:val="22"/>
          <w:szCs w:val="22"/>
        </w:rPr>
        <w:t>There is too much police brutality in the U.S.</w:t>
      </w:r>
    </w:p>
    <w:p w14:paraId="2BDABC33" w14:textId="5A1543CC" w:rsidR="00D70814" w:rsidRPr="00123D66" w:rsidRDefault="00A90AF4" w:rsidP="00123D66">
      <w:pPr>
        <w:pStyle w:val="ListParagraph"/>
        <w:numPr>
          <w:ilvl w:val="0"/>
          <w:numId w:val="4"/>
        </w:numPr>
        <w:rPr>
          <w:ins w:id="20" w:author="Microsoft Office User" w:date="2023-04-05T13:05:00Z"/>
          <w:rFonts w:ascii="Garamond" w:hAnsi="Garamond"/>
          <w:sz w:val="22"/>
          <w:szCs w:val="22"/>
        </w:rPr>
      </w:pPr>
      <w:r w:rsidRPr="00123D66">
        <w:rPr>
          <w:rFonts w:ascii="Garamond" w:hAnsi="Garamond"/>
          <w:sz w:val="22"/>
          <w:szCs w:val="22"/>
        </w:rPr>
        <w:t>Ukraine is not receiving enough military support</w:t>
      </w:r>
      <w:ins w:id="21" w:author="Microsoft Office User" w:date="2023-04-05T13:07:00Z">
        <w:r w:rsidR="00D70814" w:rsidRPr="00720B2B">
          <w:rPr>
            <w:rFonts w:ascii="Garamond" w:hAnsi="Garamond"/>
            <w:sz w:val="22"/>
            <w:szCs w:val="22"/>
          </w:rPr>
          <w:t xml:space="preserve"> from the U</w:t>
        </w:r>
      </w:ins>
      <w:r w:rsidR="00720B2B">
        <w:rPr>
          <w:rFonts w:ascii="Garamond" w:hAnsi="Garamond"/>
          <w:sz w:val="22"/>
          <w:szCs w:val="22"/>
        </w:rPr>
        <w:t>.</w:t>
      </w:r>
      <w:ins w:id="22" w:author="Microsoft Office User" w:date="2023-04-05T13:07:00Z">
        <w:r w:rsidR="00D70814" w:rsidRPr="00720B2B">
          <w:rPr>
            <w:rFonts w:ascii="Garamond" w:hAnsi="Garamond"/>
            <w:sz w:val="22"/>
            <w:szCs w:val="22"/>
          </w:rPr>
          <w:t>S</w:t>
        </w:r>
      </w:ins>
      <w:r w:rsidRPr="00123D66">
        <w:rPr>
          <w:rFonts w:ascii="Garamond" w:hAnsi="Garamond"/>
          <w:sz w:val="22"/>
          <w:szCs w:val="22"/>
        </w:rPr>
        <w:t>.</w:t>
      </w:r>
      <w:r w:rsidR="00720B2B">
        <w:rPr>
          <w:rFonts w:ascii="Garamond" w:hAnsi="Garamond"/>
          <w:sz w:val="22"/>
          <w:szCs w:val="22"/>
        </w:rPr>
        <w:t xml:space="preserve"> government.</w:t>
      </w:r>
    </w:p>
    <w:p w14:paraId="42AE8AEC" w14:textId="37536B61" w:rsidR="00D70814" w:rsidRPr="00123D66" w:rsidRDefault="00720B2B" w:rsidP="00123D66">
      <w:pPr>
        <w:pStyle w:val="ListParagraph"/>
        <w:numPr>
          <w:ilvl w:val="0"/>
          <w:numId w:val="4"/>
        </w:numPr>
        <w:rPr>
          <w:ins w:id="23" w:author="Microsoft Office User" w:date="2023-04-05T13:05:00Z"/>
          <w:rFonts w:ascii="Garamond" w:hAnsi="Garamond"/>
          <w:sz w:val="22"/>
          <w:szCs w:val="22"/>
        </w:rPr>
      </w:pPr>
      <w:r>
        <w:rPr>
          <w:rFonts w:ascii="Garamond" w:hAnsi="Garamond"/>
          <w:sz w:val="22"/>
          <w:szCs w:val="22"/>
        </w:rPr>
        <w:t xml:space="preserve">The United Nations security council is too powerful in being able to veto resolutions.  </w:t>
      </w:r>
    </w:p>
    <w:p w14:paraId="79B40236" w14:textId="3D5E8B83" w:rsidR="00A90AF4" w:rsidRPr="00720B2B" w:rsidRDefault="00720B2B" w:rsidP="00E54446">
      <w:pPr>
        <w:pStyle w:val="ListParagraph"/>
        <w:numPr>
          <w:ilvl w:val="0"/>
          <w:numId w:val="4"/>
        </w:numPr>
        <w:rPr>
          <w:rFonts w:ascii="Garamond" w:hAnsi="Garamond"/>
        </w:rPr>
      </w:pPr>
      <w:r>
        <w:rPr>
          <w:rFonts w:ascii="Garamond" w:hAnsi="Garamond"/>
          <w:sz w:val="22"/>
          <w:szCs w:val="22"/>
        </w:rPr>
        <w:t>The civil war in Myanmar has gone on too long, cost too many lives and displaced too many people.</w:t>
      </w:r>
      <w:r w:rsidRPr="00720B2B">
        <w:rPr>
          <w:rFonts w:ascii="Garamond" w:hAnsi="Garamond"/>
          <w:sz w:val="22"/>
          <w:szCs w:val="22"/>
        </w:rPr>
        <w:t xml:space="preserve">  </w:t>
      </w:r>
      <w:ins w:id="24" w:author="Lucy Right" w:date="2023-04-04T16:36:00Z">
        <w:r w:rsidR="00FF1794" w:rsidRPr="00123D66">
          <w:rPr>
            <w:rFonts w:ascii="Garamond" w:hAnsi="Garamond"/>
            <w:sz w:val="22"/>
            <w:szCs w:val="22"/>
          </w:rPr>
          <w:t xml:space="preserve"> </w:t>
        </w:r>
      </w:ins>
    </w:p>
    <w:p w14:paraId="4784F026" w14:textId="77777777" w:rsidR="00720B2B" w:rsidRPr="00720B2B" w:rsidRDefault="00720B2B" w:rsidP="00720B2B">
      <w:pPr>
        <w:ind w:left="1080"/>
        <w:rPr>
          <w:rFonts w:ascii="Garamond" w:hAnsi="Garamond"/>
        </w:rPr>
      </w:pPr>
    </w:p>
    <w:p w14:paraId="09C5D56B" w14:textId="5B2A5E97" w:rsidR="00A90AF4" w:rsidRDefault="00A90AF4" w:rsidP="00A90AF4">
      <w:pPr>
        <w:rPr>
          <w:rFonts w:ascii="Garamond" w:hAnsi="Garamond"/>
        </w:rPr>
      </w:pPr>
      <w:r w:rsidRPr="00A90AF4">
        <w:rPr>
          <w:rFonts w:ascii="Garamond" w:hAnsi="Garamond"/>
        </w:rPr>
        <w:lastRenderedPageBreak/>
        <w:t xml:space="preserve">The memo should use theories and evidence from the class, plus material you gather from independent research, to justify your </w:t>
      </w:r>
      <w:r>
        <w:rPr>
          <w:rFonts w:ascii="Garamond" w:hAnsi="Garamond"/>
        </w:rPr>
        <w:t xml:space="preserve">policy (i.e., your </w:t>
      </w:r>
      <w:r w:rsidRPr="00A90AF4">
        <w:rPr>
          <w:rFonts w:ascii="Garamond" w:hAnsi="Garamond"/>
        </w:rPr>
        <w:t>recommended course of action</w:t>
      </w:r>
      <w:r>
        <w:rPr>
          <w:rFonts w:ascii="Garamond" w:hAnsi="Garamond"/>
        </w:rPr>
        <w:t>)</w:t>
      </w:r>
      <w:r w:rsidRPr="00A90AF4">
        <w:rPr>
          <w:rFonts w:ascii="Garamond" w:hAnsi="Garamond"/>
        </w:rPr>
        <w:t xml:space="preserve">. Your memo should </w:t>
      </w:r>
      <w:r>
        <w:rPr>
          <w:rFonts w:ascii="Garamond" w:hAnsi="Garamond"/>
        </w:rPr>
        <w:t xml:space="preserve">have </w:t>
      </w:r>
      <w:r w:rsidR="00720B2B">
        <w:rPr>
          <w:rFonts w:ascii="Garamond" w:hAnsi="Garamond"/>
        </w:rPr>
        <w:t>five</w:t>
      </w:r>
      <w:r>
        <w:rPr>
          <w:rFonts w:ascii="Garamond" w:hAnsi="Garamond"/>
        </w:rPr>
        <w:t xml:space="preserve"> sections as described in Step 5 below.  It should </w:t>
      </w:r>
      <w:r w:rsidRPr="00A90AF4">
        <w:rPr>
          <w:rFonts w:ascii="Garamond" w:hAnsi="Garamond"/>
        </w:rPr>
        <w:t xml:space="preserve">be no more than </w:t>
      </w:r>
      <w:r>
        <w:rPr>
          <w:rFonts w:ascii="Garamond" w:hAnsi="Garamond"/>
        </w:rPr>
        <w:t>five</w:t>
      </w:r>
      <w:r w:rsidRPr="00A90AF4">
        <w:rPr>
          <w:rFonts w:ascii="Garamond" w:hAnsi="Garamond"/>
        </w:rPr>
        <w:t xml:space="preserve"> double-spaced pages, not including </w:t>
      </w:r>
      <w:r>
        <w:rPr>
          <w:rFonts w:ascii="Garamond" w:hAnsi="Garamond"/>
        </w:rPr>
        <w:t>foot/</w:t>
      </w:r>
      <w:r w:rsidRPr="00A90AF4">
        <w:rPr>
          <w:rFonts w:ascii="Garamond" w:hAnsi="Garamond"/>
        </w:rPr>
        <w:t xml:space="preserve">endnotes and references, and is due via </w:t>
      </w:r>
      <w:r>
        <w:rPr>
          <w:rFonts w:ascii="Garamond" w:hAnsi="Garamond"/>
        </w:rPr>
        <w:t>Sakai as specified by the syllabus</w:t>
      </w:r>
      <w:r w:rsidRPr="00A90AF4">
        <w:rPr>
          <w:rFonts w:ascii="Garamond" w:hAnsi="Garamond"/>
        </w:rPr>
        <w:t xml:space="preserve">. </w:t>
      </w:r>
    </w:p>
    <w:p w14:paraId="059930D5" w14:textId="77777777" w:rsidR="00A90AF4" w:rsidRDefault="00A90AF4" w:rsidP="00A90AF4">
      <w:pPr>
        <w:rPr>
          <w:rFonts w:ascii="Garamond" w:hAnsi="Garamond"/>
        </w:rPr>
      </w:pPr>
    </w:p>
    <w:p w14:paraId="60F30F61" w14:textId="51809171" w:rsidR="00A90AF4" w:rsidRPr="00A90AF4" w:rsidRDefault="00A90AF4" w:rsidP="00A90AF4">
      <w:pPr>
        <w:rPr>
          <w:rFonts w:ascii="Garamond" w:hAnsi="Garamond"/>
        </w:rPr>
      </w:pPr>
      <w:r>
        <w:rPr>
          <w:rFonts w:ascii="Garamond" w:hAnsi="Garamond"/>
        </w:rPr>
        <w:t xml:space="preserve">The assignment is your chance to demonstrate your ability to draw on political science theory and evidence, evaluate the quality of evidence, and make a “normative” claim about what government </w:t>
      </w:r>
      <w:r>
        <w:rPr>
          <w:rFonts w:ascii="Garamond" w:hAnsi="Garamond"/>
          <w:i/>
        </w:rPr>
        <w:t>should</w:t>
      </w:r>
      <w:r>
        <w:rPr>
          <w:rFonts w:ascii="Garamond" w:hAnsi="Garamond"/>
        </w:rPr>
        <w:t xml:space="preserve"> do to address a problem.  </w:t>
      </w:r>
      <w:r w:rsidR="00720B2B">
        <w:rPr>
          <w:rFonts w:ascii="Garamond" w:hAnsi="Garamond"/>
        </w:rPr>
        <w:t>Political science research can form</w:t>
      </w:r>
      <w:r>
        <w:rPr>
          <w:rFonts w:ascii="Garamond" w:hAnsi="Garamond"/>
        </w:rPr>
        <w:t xml:space="preserve"> the evidentiary basis for arguments like the one you will formulate for what should be done to make the world a better place. </w:t>
      </w:r>
    </w:p>
    <w:p w14:paraId="67A1D853" w14:textId="77777777" w:rsidR="00A90AF4" w:rsidRDefault="00A90AF4" w:rsidP="00A90AF4">
      <w:pPr>
        <w:rPr>
          <w:rFonts w:ascii="Garamond" w:hAnsi="Garamond"/>
        </w:rPr>
      </w:pPr>
    </w:p>
    <w:p w14:paraId="46F4CB0F" w14:textId="77777777" w:rsidR="00A90AF4" w:rsidRPr="00A90AF4" w:rsidRDefault="00A90AF4" w:rsidP="00A90AF4">
      <w:pPr>
        <w:rPr>
          <w:rFonts w:ascii="Garamond" w:hAnsi="Garamond"/>
        </w:rPr>
      </w:pPr>
      <w:r w:rsidRPr="00A90AF4">
        <w:rPr>
          <w:rFonts w:ascii="Garamond" w:hAnsi="Garamond"/>
        </w:rPr>
        <w:t>Be concise. Be clear. Be persuasive.</w:t>
      </w:r>
      <w:r>
        <w:rPr>
          <w:rFonts w:ascii="Garamond" w:hAnsi="Garamond"/>
        </w:rPr>
        <w:t xml:space="preserve">  Good luck!</w:t>
      </w:r>
    </w:p>
    <w:p w14:paraId="381ECF4C" w14:textId="77777777" w:rsidR="00A90AF4" w:rsidRDefault="00A90AF4" w:rsidP="00A90AF4">
      <w:pPr>
        <w:rPr>
          <w:rFonts w:ascii="Garamond" w:hAnsi="Garamond"/>
        </w:rPr>
      </w:pPr>
    </w:p>
    <w:p w14:paraId="11037014" w14:textId="77777777" w:rsidR="00A90AF4" w:rsidRDefault="00A90AF4" w:rsidP="00A90AF4">
      <w:pPr>
        <w:rPr>
          <w:rFonts w:ascii="Garamond" w:hAnsi="Garamond"/>
        </w:rPr>
      </w:pPr>
    </w:p>
    <w:p w14:paraId="4BEF5E18" w14:textId="77777777" w:rsidR="00A90AF4" w:rsidRPr="00A90AF4" w:rsidRDefault="00A90AF4" w:rsidP="00A90AF4">
      <w:pPr>
        <w:rPr>
          <w:rFonts w:ascii="Garamond" w:hAnsi="Garamond"/>
          <w:b/>
        </w:rPr>
      </w:pPr>
      <w:r w:rsidRPr="00A90AF4">
        <w:rPr>
          <w:rFonts w:ascii="Garamond" w:hAnsi="Garamond"/>
          <w:b/>
        </w:rPr>
        <w:t xml:space="preserve">Steps of the Assignment </w:t>
      </w:r>
    </w:p>
    <w:p w14:paraId="38F9ACB7" w14:textId="77777777" w:rsidR="00A90AF4" w:rsidRPr="00A90AF4" w:rsidRDefault="00A90AF4" w:rsidP="00A90AF4">
      <w:pPr>
        <w:rPr>
          <w:rFonts w:ascii="Garamond" w:hAnsi="Garamond"/>
        </w:rPr>
      </w:pPr>
    </w:p>
    <w:p w14:paraId="5D63B4D5" w14:textId="77777777" w:rsidR="00A90AF4" w:rsidRPr="00A90AF4" w:rsidRDefault="00A90AF4" w:rsidP="00A90AF4">
      <w:pPr>
        <w:rPr>
          <w:rFonts w:ascii="Garamond" w:hAnsi="Garamond"/>
        </w:rPr>
      </w:pPr>
      <w:r w:rsidRPr="00A90AF4">
        <w:rPr>
          <w:rFonts w:ascii="Garamond" w:hAnsi="Garamond"/>
        </w:rPr>
        <w:t>To prepare your policy memo, take the following steps, in sequence:</w:t>
      </w:r>
    </w:p>
    <w:p w14:paraId="551D2CBD" w14:textId="77777777" w:rsidR="00A90AF4" w:rsidRPr="00A90AF4" w:rsidRDefault="00A90AF4" w:rsidP="00A90AF4">
      <w:pPr>
        <w:rPr>
          <w:rFonts w:ascii="Garamond" w:hAnsi="Garamond"/>
        </w:rPr>
      </w:pPr>
    </w:p>
    <w:p w14:paraId="5B4A34F0" w14:textId="77777777" w:rsidR="00A90AF4" w:rsidRDefault="00A90AF4" w:rsidP="00A90AF4">
      <w:pPr>
        <w:rPr>
          <w:rFonts w:ascii="Garamond" w:hAnsi="Garamond"/>
          <w:b/>
          <w:u w:val="single"/>
        </w:rPr>
      </w:pPr>
    </w:p>
    <w:p w14:paraId="48DDB2B4" w14:textId="77777777" w:rsidR="00A90AF4" w:rsidRPr="00A90AF4" w:rsidRDefault="00A90AF4" w:rsidP="00A90AF4">
      <w:pPr>
        <w:rPr>
          <w:rFonts w:ascii="Garamond" w:hAnsi="Garamond"/>
        </w:rPr>
      </w:pPr>
      <w:r w:rsidRPr="00A90AF4">
        <w:rPr>
          <w:rFonts w:ascii="Garamond" w:hAnsi="Garamond"/>
          <w:b/>
          <w:u w:val="single"/>
        </w:rPr>
        <w:t>Step 1</w:t>
      </w:r>
      <w:r w:rsidRPr="00A90AF4">
        <w:rPr>
          <w:rFonts w:ascii="Garamond" w:hAnsi="Garamond"/>
        </w:rPr>
        <w:t>: Choose a topic.</w:t>
      </w:r>
    </w:p>
    <w:p w14:paraId="7C1D8338" w14:textId="77777777" w:rsidR="00A90AF4" w:rsidRPr="00A90AF4" w:rsidRDefault="00A90AF4" w:rsidP="00A90AF4">
      <w:pPr>
        <w:rPr>
          <w:rFonts w:ascii="Garamond" w:hAnsi="Garamond"/>
        </w:rPr>
      </w:pPr>
    </w:p>
    <w:p w14:paraId="134007C3" w14:textId="77777777" w:rsidR="00A90AF4" w:rsidRPr="00A90AF4" w:rsidRDefault="00A90AF4" w:rsidP="00A90AF4">
      <w:pPr>
        <w:rPr>
          <w:rFonts w:ascii="Garamond" w:hAnsi="Garamond"/>
        </w:rPr>
      </w:pPr>
      <w:r>
        <w:rPr>
          <w:rFonts w:ascii="Garamond" w:hAnsi="Garamond"/>
        </w:rPr>
        <w:t>You may choose one of the pre-stated topics above.  But you may also choose your own topic,</w:t>
      </w:r>
      <w:r w:rsidRPr="00A90AF4">
        <w:rPr>
          <w:rFonts w:ascii="Garamond" w:hAnsi="Garamond"/>
        </w:rPr>
        <w:t xml:space="preserve"> giving you considerable flexibility to choose an issue that deeply interests you. Keep </w:t>
      </w:r>
      <w:r>
        <w:rPr>
          <w:rFonts w:ascii="Garamond" w:hAnsi="Garamond"/>
        </w:rPr>
        <w:t>in mind that</w:t>
      </w:r>
      <w:r w:rsidRPr="00A90AF4">
        <w:rPr>
          <w:rFonts w:ascii="Garamond" w:hAnsi="Garamond"/>
        </w:rPr>
        <w:t xml:space="preserve"> your topic should be narrow enough to address in a </w:t>
      </w:r>
      <w:r>
        <w:rPr>
          <w:rFonts w:ascii="Garamond" w:hAnsi="Garamond"/>
        </w:rPr>
        <w:t>5</w:t>
      </w:r>
      <w:r w:rsidRPr="00A90AF4">
        <w:rPr>
          <w:rFonts w:ascii="Garamond" w:hAnsi="Garamond"/>
        </w:rPr>
        <w:t xml:space="preserve">-page memo. Do not try to recommend a master plan for dealing with poverty, violence, or the environment. Focus on something </w:t>
      </w:r>
      <w:r w:rsidRPr="00A90AF4">
        <w:rPr>
          <w:rFonts w:ascii="Garamond" w:hAnsi="Garamond"/>
          <w:i/>
        </w:rPr>
        <w:t>manageable</w:t>
      </w:r>
      <w:r w:rsidRPr="00A90AF4">
        <w:rPr>
          <w:rFonts w:ascii="Garamond" w:hAnsi="Garamond"/>
        </w:rPr>
        <w:t xml:space="preserve">. </w:t>
      </w:r>
      <w:r>
        <w:rPr>
          <w:rFonts w:ascii="Garamond" w:hAnsi="Garamond"/>
        </w:rPr>
        <w:t>Within a broader topic, you may need to narrow down considerably.  If you are having trouble choosing a topic, please ask for help from the TA.</w:t>
      </w:r>
    </w:p>
    <w:p w14:paraId="1A76869B" w14:textId="77777777" w:rsidR="00A90AF4" w:rsidRPr="00A90AF4" w:rsidRDefault="00A90AF4" w:rsidP="00A90AF4">
      <w:pPr>
        <w:rPr>
          <w:rFonts w:ascii="Garamond" w:hAnsi="Garamond"/>
        </w:rPr>
      </w:pPr>
    </w:p>
    <w:p w14:paraId="501695B7" w14:textId="77777777" w:rsidR="00A90AF4" w:rsidRDefault="00A90AF4" w:rsidP="00A90AF4">
      <w:pPr>
        <w:rPr>
          <w:rFonts w:ascii="Garamond" w:hAnsi="Garamond"/>
          <w:b/>
          <w:u w:val="single"/>
        </w:rPr>
      </w:pPr>
    </w:p>
    <w:p w14:paraId="0D7A6A2C" w14:textId="77777777" w:rsidR="00A90AF4" w:rsidRPr="00A90AF4" w:rsidRDefault="00A90AF4" w:rsidP="00A90AF4">
      <w:pPr>
        <w:rPr>
          <w:rFonts w:ascii="Garamond" w:hAnsi="Garamond"/>
        </w:rPr>
      </w:pPr>
      <w:r w:rsidRPr="00A90AF4">
        <w:rPr>
          <w:rFonts w:ascii="Garamond" w:hAnsi="Garamond"/>
          <w:b/>
          <w:u w:val="single"/>
        </w:rPr>
        <w:t>Step 2</w:t>
      </w:r>
      <w:r w:rsidRPr="00A90AF4">
        <w:rPr>
          <w:rFonts w:ascii="Garamond" w:hAnsi="Garamond"/>
        </w:rPr>
        <w:t xml:space="preserve">: </w:t>
      </w:r>
      <w:r>
        <w:rPr>
          <w:rFonts w:ascii="Garamond" w:hAnsi="Garamond"/>
        </w:rPr>
        <w:t>Submit the Policy Memo Topic Assignment</w:t>
      </w:r>
      <w:r w:rsidRPr="00A90AF4">
        <w:rPr>
          <w:rFonts w:ascii="Garamond" w:hAnsi="Garamond"/>
        </w:rPr>
        <w:t xml:space="preserve"> </w:t>
      </w:r>
      <w:r>
        <w:rPr>
          <w:rFonts w:ascii="Garamond" w:hAnsi="Garamond"/>
        </w:rPr>
        <w:t>on Sakai</w:t>
      </w:r>
    </w:p>
    <w:p w14:paraId="2C47C18C" w14:textId="77777777" w:rsidR="00A90AF4" w:rsidRDefault="00A90AF4" w:rsidP="00A90AF4">
      <w:pPr>
        <w:rPr>
          <w:rFonts w:ascii="Garamond" w:hAnsi="Garamond"/>
          <w:bCs/>
        </w:rPr>
      </w:pPr>
    </w:p>
    <w:p w14:paraId="57D8EE1A" w14:textId="77777777" w:rsidR="00A90AF4" w:rsidRDefault="00A90AF4" w:rsidP="00A90AF4">
      <w:pPr>
        <w:rPr>
          <w:rFonts w:ascii="Garamond" w:hAnsi="Garamond"/>
          <w:bCs/>
        </w:rPr>
      </w:pPr>
      <w:r>
        <w:rPr>
          <w:rFonts w:ascii="Garamond" w:hAnsi="Garamond"/>
          <w:bCs/>
        </w:rPr>
        <w:t>Your Topic Assignment must contain:</w:t>
      </w:r>
    </w:p>
    <w:p w14:paraId="383337E8" w14:textId="77777777" w:rsidR="00A90AF4" w:rsidRDefault="00A90AF4" w:rsidP="00A90AF4">
      <w:pPr>
        <w:pStyle w:val="ListParagraph"/>
        <w:numPr>
          <w:ilvl w:val="0"/>
          <w:numId w:val="3"/>
        </w:numPr>
        <w:rPr>
          <w:rFonts w:ascii="Garamond" w:hAnsi="Garamond"/>
          <w:bCs/>
        </w:rPr>
      </w:pPr>
      <w:r>
        <w:rPr>
          <w:rFonts w:ascii="Garamond" w:hAnsi="Garamond"/>
          <w:bCs/>
        </w:rPr>
        <w:t>Your name</w:t>
      </w:r>
    </w:p>
    <w:p w14:paraId="1FF49EAB" w14:textId="77777777" w:rsidR="00A90AF4" w:rsidRDefault="00A90AF4" w:rsidP="00A90AF4">
      <w:pPr>
        <w:pStyle w:val="ListParagraph"/>
        <w:numPr>
          <w:ilvl w:val="0"/>
          <w:numId w:val="3"/>
        </w:numPr>
        <w:rPr>
          <w:rFonts w:ascii="Garamond" w:hAnsi="Garamond"/>
          <w:bCs/>
        </w:rPr>
      </w:pPr>
      <w:r>
        <w:rPr>
          <w:rFonts w:ascii="Garamond" w:hAnsi="Garamond"/>
          <w:bCs/>
        </w:rPr>
        <w:t>A 1-2 sentence description of the problem/issue that you intend to address.</w:t>
      </w:r>
    </w:p>
    <w:p w14:paraId="0677C25E" w14:textId="77777777" w:rsidR="00A90AF4" w:rsidRDefault="00A90AF4" w:rsidP="00A90AF4">
      <w:pPr>
        <w:pStyle w:val="ListParagraph"/>
        <w:numPr>
          <w:ilvl w:val="0"/>
          <w:numId w:val="3"/>
        </w:numPr>
        <w:rPr>
          <w:rFonts w:ascii="Garamond" w:hAnsi="Garamond"/>
          <w:bCs/>
        </w:rPr>
      </w:pPr>
      <w:r>
        <w:rPr>
          <w:rFonts w:ascii="Garamond" w:hAnsi="Garamond"/>
          <w:bCs/>
        </w:rPr>
        <w:t xml:space="preserve">A 1-2 sentence description of the policy that you plan to propose to solve the problem. </w:t>
      </w:r>
    </w:p>
    <w:p w14:paraId="3B684520" w14:textId="77777777" w:rsidR="00A90AF4" w:rsidRDefault="00A90AF4" w:rsidP="00A90AF4">
      <w:pPr>
        <w:pStyle w:val="ListParagraph"/>
        <w:numPr>
          <w:ilvl w:val="0"/>
          <w:numId w:val="3"/>
        </w:numPr>
        <w:rPr>
          <w:rFonts w:ascii="Garamond" w:hAnsi="Garamond"/>
          <w:bCs/>
        </w:rPr>
      </w:pPr>
      <w:r>
        <w:rPr>
          <w:rFonts w:ascii="Garamond" w:hAnsi="Garamond"/>
          <w:bCs/>
        </w:rPr>
        <w:t xml:space="preserve">1 sentence stating the policymaker(s) that your memo is addressed to.  (This is </w:t>
      </w:r>
      <w:r w:rsidRPr="00A90AF4">
        <w:rPr>
          <w:rFonts w:ascii="Garamond" w:hAnsi="Garamond"/>
          <w:bCs/>
          <w:u w:val="single"/>
        </w:rPr>
        <w:t>not</w:t>
      </w:r>
      <w:r>
        <w:rPr>
          <w:rFonts w:ascii="Garamond" w:hAnsi="Garamond"/>
          <w:bCs/>
        </w:rPr>
        <w:t xml:space="preserve"> the names of the individuals, but instead the level (e.g., national, state, municipal, county, etc.) and branch of government (e.g., legislature, executive, etc.).  This requires you to know whose responsibility it is to address this problem, or who would have the power to implement a solution.)</w:t>
      </w:r>
    </w:p>
    <w:p w14:paraId="2A30A036" w14:textId="77777777" w:rsidR="00A90AF4" w:rsidRDefault="00A90AF4" w:rsidP="00A90AF4">
      <w:pPr>
        <w:rPr>
          <w:rFonts w:ascii="Garamond" w:hAnsi="Garamond"/>
          <w:bCs/>
        </w:rPr>
      </w:pPr>
    </w:p>
    <w:p w14:paraId="267F0B50" w14:textId="77777777" w:rsidR="00A90AF4" w:rsidRDefault="00A90AF4" w:rsidP="00A90AF4">
      <w:pPr>
        <w:rPr>
          <w:rFonts w:ascii="Garamond" w:hAnsi="Garamond"/>
          <w:bCs/>
        </w:rPr>
      </w:pPr>
      <w:r w:rsidRPr="00A90AF4">
        <w:rPr>
          <w:rFonts w:ascii="Garamond" w:hAnsi="Garamond"/>
          <w:bCs/>
        </w:rPr>
        <w:t xml:space="preserve">Your TA will provide guidance on the feasibility of each. The clearer you are, the better the feedback that you will receive.  </w:t>
      </w:r>
    </w:p>
    <w:p w14:paraId="72E1D1C7" w14:textId="415CD348" w:rsidR="00A90AF4" w:rsidRDefault="00A90AF4" w:rsidP="00A90AF4">
      <w:pPr>
        <w:rPr>
          <w:rFonts w:ascii="Garamond" w:hAnsi="Garamond"/>
          <w:bCs/>
        </w:rPr>
      </w:pPr>
    </w:p>
    <w:p w14:paraId="212238CA" w14:textId="2BBBE14C" w:rsidR="00720B2B" w:rsidRDefault="00720B2B" w:rsidP="00A90AF4">
      <w:pPr>
        <w:rPr>
          <w:rFonts w:ascii="Garamond" w:hAnsi="Garamond"/>
          <w:bCs/>
        </w:rPr>
      </w:pPr>
    </w:p>
    <w:p w14:paraId="61BEF32E" w14:textId="77777777" w:rsidR="00720B2B" w:rsidRPr="00A90AF4" w:rsidRDefault="00720B2B" w:rsidP="00A90AF4">
      <w:pPr>
        <w:rPr>
          <w:rFonts w:ascii="Garamond" w:hAnsi="Garamond"/>
          <w:bCs/>
        </w:rPr>
      </w:pPr>
    </w:p>
    <w:p w14:paraId="5C39B7B4" w14:textId="77777777" w:rsidR="00A90AF4" w:rsidRPr="00A90AF4" w:rsidRDefault="00A90AF4" w:rsidP="00A90AF4">
      <w:pPr>
        <w:rPr>
          <w:rFonts w:ascii="Garamond" w:hAnsi="Garamond"/>
        </w:rPr>
      </w:pPr>
      <w:r w:rsidRPr="00A90AF4">
        <w:rPr>
          <w:rFonts w:ascii="Garamond" w:hAnsi="Garamond"/>
        </w:rPr>
        <w:t xml:space="preserve"> </w:t>
      </w:r>
    </w:p>
    <w:p w14:paraId="2D494A56" w14:textId="77777777" w:rsidR="00A90AF4" w:rsidRDefault="00A90AF4" w:rsidP="00A90AF4">
      <w:pPr>
        <w:rPr>
          <w:rFonts w:ascii="Garamond" w:hAnsi="Garamond"/>
        </w:rPr>
      </w:pPr>
      <w:r w:rsidRPr="00A90AF4">
        <w:rPr>
          <w:rFonts w:ascii="Garamond" w:hAnsi="Garamond"/>
          <w:b/>
          <w:u w:val="single"/>
        </w:rPr>
        <w:lastRenderedPageBreak/>
        <w:t>Step 3</w:t>
      </w:r>
      <w:r w:rsidRPr="00A90AF4">
        <w:rPr>
          <w:rFonts w:ascii="Garamond" w:hAnsi="Garamond"/>
        </w:rPr>
        <w:t xml:space="preserve">: Conduct independent research. </w:t>
      </w:r>
    </w:p>
    <w:p w14:paraId="6FB585D4" w14:textId="77777777" w:rsidR="00A90AF4" w:rsidRDefault="00A90AF4" w:rsidP="00A90AF4">
      <w:pPr>
        <w:rPr>
          <w:rFonts w:ascii="Garamond" w:hAnsi="Garamond"/>
        </w:rPr>
      </w:pPr>
    </w:p>
    <w:p w14:paraId="21DC05E3" w14:textId="77777777" w:rsidR="00A90AF4" w:rsidRDefault="00A90AF4" w:rsidP="00A90AF4">
      <w:pPr>
        <w:rPr>
          <w:rFonts w:ascii="Garamond" w:hAnsi="Garamond"/>
        </w:rPr>
      </w:pPr>
      <w:r w:rsidRPr="00A90AF4">
        <w:rPr>
          <w:rFonts w:ascii="Garamond" w:hAnsi="Garamond"/>
        </w:rPr>
        <w:t xml:space="preserve">Your policy memo must refer not only to </w:t>
      </w:r>
      <w:r w:rsidRPr="00A90AF4">
        <w:rPr>
          <w:rFonts w:ascii="Garamond" w:hAnsi="Garamond"/>
          <w:i/>
        </w:rPr>
        <w:t>relevant</w:t>
      </w:r>
      <w:r>
        <w:rPr>
          <w:rFonts w:ascii="Garamond" w:hAnsi="Garamond"/>
        </w:rPr>
        <w:t xml:space="preserve"> </w:t>
      </w:r>
      <w:r w:rsidRPr="00A90AF4">
        <w:rPr>
          <w:rFonts w:ascii="Garamond" w:hAnsi="Garamond"/>
        </w:rPr>
        <w:t>theories, articles, and evidence from class, but also to</w:t>
      </w:r>
      <w:r>
        <w:rPr>
          <w:rFonts w:ascii="Garamond" w:hAnsi="Garamond"/>
        </w:rPr>
        <w:t xml:space="preserve"> </w:t>
      </w:r>
      <w:r w:rsidRPr="00A90AF4">
        <w:rPr>
          <w:rFonts w:ascii="Garamond" w:hAnsi="Garamond"/>
          <w:i/>
        </w:rPr>
        <w:t>quality</w:t>
      </w:r>
      <w:r w:rsidRPr="00A90AF4">
        <w:rPr>
          <w:rFonts w:ascii="Garamond" w:hAnsi="Garamond"/>
        </w:rPr>
        <w:t xml:space="preserve"> materials you collect through internet and library research. Depending on your topic, you might search for newspaper articles, </w:t>
      </w:r>
      <w:r>
        <w:rPr>
          <w:rFonts w:ascii="Garamond" w:hAnsi="Garamond"/>
        </w:rPr>
        <w:t xml:space="preserve">magazine articles (e.g., Foreign Affairs, Foreign Policy, etc.), </w:t>
      </w:r>
      <w:r w:rsidRPr="00A90AF4">
        <w:rPr>
          <w:rFonts w:ascii="Garamond" w:hAnsi="Garamond"/>
        </w:rPr>
        <w:t xml:space="preserve">locate books in the </w:t>
      </w:r>
      <w:r>
        <w:rPr>
          <w:rFonts w:ascii="Garamond" w:hAnsi="Garamond"/>
        </w:rPr>
        <w:t>Duke</w:t>
      </w:r>
      <w:r w:rsidRPr="00A90AF4">
        <w:rPr>
          <w:rFonts w:ascii="Garamond" w:hAnsi="Garamond"/>
        </w:rPr>
        <w:t xml:space="preserve"> library, read congressional hearings or floor debates about your topic, </w:t>
      </w:r>
      <w:r>
        <w:rPr>
          <w:rFonts w:ascii="Garamond" w:hAnsi="Garamond"/>
        </w:rPr>
        <w:t xml:space="preserve">examine reports from international organizations (e.g., the UN, the World Bank, etc.), examine reports from non-governmental organizations (e.g., ACLU, the Brookings Institute, etc.), </w:t>
      </w:r>
      <w:r w:rsidRPr="00A90AF4">
        <w:rPr>
          <w:rFonts w:ascii="Garamond" w:hAnsi="Garamond"/>
        </w:rPr>
        <w:t xml:space="preserve">or tap any number of other sources at </w:t>
      </w:r>
      <w:r>
        <w:rPr>
          <w:rFonts w:ascii="Garamond" w:hAnsi="Garamond"/>
        </w:rPr>
        <w:t>Duke</w:t>
      </w:r>
      <w:r w:rsidRPr="00A90AF4">
        <w:rPr>
          <w:rFonts w:ascii="Garamond" w:hAnsi="Garamond"/>
        </w:rPr>
        <w:t xml:space="preserve">. </w:t>
      </w:r>
    </w:p>
    <w:p w14:paraId="10DA9049" w14:textId="77777777" w:rsidR="00A90AF4" w:rsidRDefault="00A90AF4" w:rsidP="00A90AF4">
      <w:pPr>
        <w:rPr>
          <w:rFonts w:ascii="Garamond" w:hAnsi="Garamond"/>
        </w:rPr>
      </w:pPr>
    </w:p>
    <w:p w14:paraId="2BDE0A8D" w14:textId="77777777" w:rsidR="00A90AF4" w:rsidRPr="00A90AF4" w:rsidRDefault="00A90AF4" w:rsidP="00A90AF4">
      <w:pPr>
        <w:rPr>
          <w:rFonts w:ascii="Garamond" w:hAnsi="Garamond"/>
        </w:rPr>
      </w:pPr>
      <w:r w:rsidRPr="00A90AF4">
        <w:rPr>
          <w:rFonts w:ascii="Garamond" w:hAnsi="Garamond"/>
        </w:rPr>
        <w:t>Once you have settled on a topic, reference librarians and members of the teaching staff can help direct you to promising sources.</w:t>
      </w:r>
      <w:r>
        <w:rPr>
          <w:rFonts w:ascii="Garamond" w:hAnsi="Garamond"/>
        </w:rPr>
        <w:t xml:space="preserve">  The job of librarians is </w:t>
      </w:r>
      <w:r>
        <w:rPr>
          <w:rFonts w:ascii="Garamond" w:hAnsi="Garamond"/>
          <w:i/>
        </w:rPr>
        <w:t xml:space="preserve">to help you with your research.  </w:t>
      </w:r>
      <w:r>
        <w:rPr>
          <w:rFonts w:ascii="Garamond" w:hAnsi="Garamond"/>
        </w:rPr>
        <w:t xml:space="preserve">But, you need to contact them in advance to get the help you need.  </w:t>
      </w:r>
    </w:p>
    <w:p w14:paraId="00478863" w14:textId="77777777" w:rsidR="00A90AF4" w:rsidRDefault="00A90AF4" w:rsidP="00A90AF4">
      <w:pPr>
        <w:rPr>
          <w:rFonts w:ascii="Garamond" w:hAnsi="Garamond"/>
        </w:rPr>
      </w:pPr>
    </w:p>
    <w:p w14:paraId="5347E42D" w14:textId="77777777" w:rsidR="00A90AF4" w:rsidRDefault="00A90AF4" w:rsidP="00A90AF4">
      <w:pPr>
        <w:rPr>
          <w:rFonts w:ascii="Garamond" w:hAnsi="Garamond"/>
        </w:rPr>
      </w:pPr>
      <w:r>
        <w:rPr>
          <w:rFonts w:ascii="Garamond" w:hAnsi="Garamond"/>
        </w:rPr>
        <w:t xml:space="preserve">Research resources on the Duke Library website: </w:t>
      </w:r>
      <w:hyperlink r:id="rId8" w:history="1">
        <w:r w:rsidRPr="00DA4D3F">
          <w:rPr>
            <w:rStyle w:val="Hyperlink"/>
            <w:rFonts w:ascii="Garamond" w:hAnsi="Garamond"/>
          </w:rPr>
          <w:t>https://library.duke.edu/research</w:t>
        </w:r>
      </w:hyperlink>
    </w:p>
    <w:p w14:paraId="0809849E" w14:textId="77777777" w:rsidR="00A90AF4" w:rsidRDefault="00A90AF4" w:rsidP="00A90AF4">
      <w:pPr>
        <w:rPr>
          <w:rFonts w:ascii="Garamond" w:hAnsi="Garamond"/>
        </w:rPr>
      </w:pPr>
    </w:p>
    <w:p w14:paraId="70316355" w14:textId="77777777" w:rsidR="00A90AF4" w:rsidRDefault="00A90AF4" w:rsidP="00A90AF4">
      <w:pPr>
        <w:rPr>
          <w:rFonts w:ascii="Garamond" w:hAnsi="Garamond"/>
        </w:rPr>
      </w:pPr>
      <w:r>
        <w:rPr>
          <w:rFonts w:ascii="Garamond" w:hAnsi="Garamond"/>
        </w:rPr>
        <w:t xml:space="preserve">A link to asking a librarian for a meeting (zoom or in-person) to help with your research: </w:t>
      </w:r>
      <w:hyperlink r:id="rId9" w:history="1">
        <w:r w:rsidRPr="00DA4D3F">
          <w:rPr>
            <w:rStyle w:val="Hyperlink"/>
            <w:rFonts w:ascii="Garamond" w:hAnsi="Garamond"/>
          </w:rPr>
          <w:t>https://duke.qualtrics.com/jfe/form/SV_6osqxk8Xh1NEIRL?Q_JFE=qdg</w:t>
        </w:r>
      </w:hyperlink>
    </w:p>
    <w:p w14:paraId="31BCAE17" w14:textId="77777777" w:rsidR="00A90AF4" w:rsidRPr="00A90AF4" w:rsidRDefault="00A90AF4" w:rsidP="00A90AF4">
      <w:pPr>
        <w:rPr>
          <w:rFonts w:ascii="Garamond" w:hAnsi="Garamond"/>
        </w:rPr>
      </w:pPr>
    </w:p>
    <w:p w14:paraId="2E6F65B9" w14:textId="77777777" w:rsidR="00A90AF4" w:rsidRDefault="00A90AF4" w:rsidP="00A90AF4">
      <w:pPr>
        <w:rPr>
          <w:rFonts w:ascii="Garamond" w:hAnsi="Garamond"/>
          <w:b/>
          <w:u w:val="single"/>
        </w:rPr>
      </w:pPr>
    </w:p>
    <w:p w14:paraId="029E3AFC" w14:textId="77777777" w:rsidR="00A90AF4" w:rsidRDefault="00A90AF4" w:rsidP="00A90AF4">
      <w:pPr>
        <w:rPr>
          <w:rFonts w:ascii="Garamond" w:hAnsi="Garamond"/>
        </w:rPr>
      </w:pPr>
      <w:r w:rsidRPr="00A90AF4">
        <w:rPr>
          <w:rFonts w:ascii="Garamond" w:hAnsi="Garamond"/>
          <w:b/>
          <w:u w:val="single"/>
        </w:rPr>
        <w:t xml:space="preserve">Step </w:t>
      </w:r>
      <w:r>
        <w:rPr>
          <w:rFonts w:ascii="Garamond" w:hAnsi="Garamond"/>
          <w:b/>
          <w:u w:val="single"/>
        </w:rPr>
        <w:t>4</w:t>
      </w:r>
      <w:r w:rsidRPr="00A90AF4">
        <w:rPr>
          <w:rFonts w:ascii="Garamond" w:hAnsi="Garamond"/>
        </w:rPr>
        <w:t>:</w:t>
      </w:r>
      <w:r>
        <w:rPr>
          <w:rFonts w:ascii="Garamond" w:hAnsi="Garamond"/>
        </w:rPr>
        <w:t xml:space="preserve">  Think.</w:t>
      </w:r>
    </w:p>
    <w:p w14:paraId="0B4981AF" w14:textId="77777777" w:rsidR="00A90AF4" w:rsidRDefault="00A90AF4" w:rsidP="00A90AF4">
      <w:pPr>
        <w:rPr>
          <w:rFonts w:ascii="Garamond" w:hAnsi="Garamond"/>
        </w:rPr>
      </w:pPr>
    </w:p>
    <w:p w14:paraId="1E00C988" w14:textId="77777777" w:rsidR="00A90AF4" w:rsidRPr="00A90AF4" w:rsidRDefault="00A90AF4" w:rsidP="00A90AF4">
      <w:pPr>
        <w:rPr>
          <w:rFonts w:ascii="Garamond" w:hAnsi="Garamond"/>
        </w:rPr>
      </w:pPr>
      <w:r>
        <w:rPr>
          <w:rFonts w:ascii="Garamond" w:hAnsi="Garamond"/>
        </w:rPr>
        <w:t xml:space="preserve">Based on your research, think about </w:t>
      </w:r>
      <w:r>
        <w:rPr>
          <w:rFonts w:ascii="Garamond" w:hAnsi="Garamond"/>
          <w:i/>
        </w:rPr>
        <w:t>why</w:t>
      </w:r>
      <w:r>
        <w:rPr>
          <w:rFonts w:ascii="Garamond" w:hAnsi="Garamond"/>
        </w:rPr>
        <w:t xml:space="preserve"> your policy proposal will solve the problem you’ve identified, and </w:t>
      </w:r>
      <w:r>
        <w:rPr>
          <w:rFonts w:ascii="Garamond" w:hAnsi="Garamond"/>
          <w:i/>
        </w:rPr>
        <w:t>why</w:t>
      </w:r>
      <w:r>
        <w:rPr>
          <w:rFonts w:ascii="Garamond" w:hAnsi="Garamond"/>
        </w:rPr>
        <w:t xml:space="preserve"> the government should adopt the policy.  Think about how you would justify your claim.  How would you make a strong argument in favor of your policy?  Think about the feasibility of the policy.  Think about alternatives to the policy you think government should adopt.  Think about counter-arguments to the logic for why your policy solution will work.  Think about why the policy might be politically difficult to adopt (Who would support it and why? Who would oppose it and why?).  Think about how a policymaker in government might </w:t>
      </w:r>
    </w:p>
    <w:p w14:paraId="1F401E4C" w14:textId="77777777" w:rsidR="00A90AF4" w:rsidRDefault="00A90AF4" w:rsidP="00A90AF4">
      <w:pPr>
        <w:rPr>
          <w:rFonts w:ascii="Garamond" w:hAnsi="Garamond"/>
          <w:u w:val="single"/>
        </w:rPr>
      </w:pPr>
    </w:p>
    <w:p w14:paraId="79D7012A" w14:textId="77777777" w:rsidR="00A90AF4" w:rsidRDefault="00A90AF4" w:rsidP="00A90AF4">
      <w:pPr>
        <w:rPr>
          <w:rFonts w:ascii="Garamond" w:hAnsi="Garamond"/>
          <w:u w:val="single"/>
        </w:rPr>
      </w:pPr>
    </w:p>
    <w:p w14:paraId="4854AF9E" w14:textId="30425ED3" w:rsidR="00A90AF4" w:rsidRPr="00A90AF4" w:rsidRDefault="00A90AF4" w:rsidP="00A90AF4">
      <w:pPr>
        <w:rPr>
          <w:rFonts w:ascii="Garamond" w:hAnsi="Garamond"/>
        </w:rPr>
      </w:pPr>
      <w:r w:rsidRPr="00A90AF4">
        <w:rPr>
          <w:rFonts w:ascii="Garamond" w:hAnsi="Garamond"/>
          <w:b/>
          <w:u w:val="single"/>
        </w:rPr>
        <w:t xml:space="preserve">Step </w:t>
      </w:r>
      <w:r>
        <w:rPr>
          <w:rFonts w:ascii="Garamond" w:hAnsi="Garamond"/>
          <w:b/>
          <w:u w:val="single"/>
        </w:rPr>
        <w:t>5</w:t>
      </w:r>
      <w:r w:rsidRPr="00A90AF4">
        <w:rPr>
          <w:rFonts w:ascii="Garamond" w:hAnsi="Garamond"/>
        </w:rPr>
        <w:t>: Write your policy memorandum. The memo should have f</w:t>
      </w:r>
      <w:bookmarkStart w:id="25" w:name="_GoBack"/>
      <w:bookmarkEnd w:id="25"/>
      <w:ins w:id="26" w:author="Lucy Right" w:date="2023-04-04T16:42:00Z">
        <w:r w:rsidR="00FF1794">
          <w:rPr>
            <w:rFonts w:ascii="Garamond" w:hAnsi="Garamond"/>
          </w:rPr>
          <w:t>ive</w:t>
        </w:r>
      </w:ins>
      <w:r w:rsidRPr="00A90AF4">
        <w:rPr>
          <w:rFonts w:ascii="Garamond" w:hAnsi="Garamond"/>
        </w:rPr>
        <w:t xml:space="preserve"> parts.</w:t>
      </w:r>
    </w:p>
    <w:p w14:paraId="73E20C4C" w14:textId="77777777" w:rsidR="00A90AF4" w:rsidRPr="00A90AF4" w:rsidRDefault="00A90AF4" w:rsidP="00A90AF4">
      <w:pPr>
        <w:rPr>
          <w:rFonts w:ascii="Garamond" w:hAnsi="Garamond"/>
        </w:rPr>
      </w:pPr>
    </w:p>
    <w:p w14:paraId="41FEBFE3" w14:textId="77777777" w:rsidR="00A90AF4" w:rsidRPr="00A90AF4" w:rsidRDefault="00A90AF4" w:rsidP="00A90AF4">
      <w:pPr>
        <w:numPr>
          <w:ilvl w:val="0"/>
          <w:numId w:val="1"/>
        </w:numPr>
        <w:rPr>
          <w:rFonts w:ascii="Garamond" w:hAnsi="Garamond"/>
        </w:rPr>
      </w:pPr>
      <w:r w:rsidRPr="00FF1794">
        <w:rPr>
          <w:rFonts w:ascii="Garamond" w:hAnsi="Garamond"/>
          <w:b/>
          <w:bCs/>
        </w:rPr>
        <w:t>Executive summary:</w:t>
      </w:r>
      <w:r w:rsidRPr="00A90AF4">
        <w:rPr>
          <w:rFonts w:ascii="Garamond" w:hAnsi="Garamond"/>
        </w:rPr>
        <w:t xml:space="preserve"> No more than two sentences in length. The first sentence should state the problem/issue you are addressing as succinctly as possible. The second sentence should summarize the course of action you recommend.</w:t>
      </w:r>
    </w:p>
    <w:p w14:paraId="6514401A" w14:textId="77777777" w:rsidR="00A90AF4" w:rsidRPr="00A90AF4" w:rsidRDefault="00A90AF4" w:rsidP="00A90AF4">
      <w:pPr>
        <w:ind w:left="360"/>
        <w:rPr>
          <w:rFonts w:ascii="Garamond" w:hAnsi="Garamond"/>
        </w:rPr>
      </w:pPr>
    </w:p>
    <w:p w14:paraId="54EC2113" w14:textId="77777777" w:rsidR="00A90AF4" w:rsidRPr="00A90AF4" w:rsidRDefault="00A90AF4" w:rsidP="00A90AF4">
      <w:pPr>
        <w:numPr>
          <w:ilvl w:val="0"/>
          <w:numId w:val="1"/>
        </w:numPr>
        <w:rPr>
          <w:rFonts w:ascii="Garamond" w:hAnsi="Garamond"/>
        </w:rPr>
      </w:pPr>
      <w:r w:rsidRPr="00FF1794">
        <w:rPr>
          <w:rFonts w:ascii="Garamond" w:hAnsi="Garamond"/>
          <w:b/>
          <w:bCs/>
        </w:rPr>
        <w:t>Problem:</w:t>
      </w:r>
      <w:r w:rsidRPr="00A90AF4">
        <w:rPr>
          <w:rFonts w:ascii="Garamond" w:hAnsi="Garamond"/>
        </w:rPr>
        <w:t xml:space="preserve"> Elaborate on the problem/issue you hope to address</w:t>
      </w:r>
      <w:r>
        <w:rPr>
          <w:rFonts w:ascii="Garamond" w:hAnsi="Garamond"/>
        </w:rPr>
        <w:t>/solve</w:t>
      </w:r>
      <w:r w:rsidRPr="00A90AF4">
        <w:rPr>
          <w:rFonts w:ascii="Garamond" w:hAnsi="Garamond"/>
        </w:rPr>
        <w:t>. Use theory and evidence to support your points.</w:t>
      </w:r>
    </w:p>
    <w:p w14:paraId="01BDCADF" w14:textId="77777777" w:rsidR="00A90AF4" w:rsidRPr="00A90AF4" w:rsidRDefault="00A90AF4" w:rsidP="00A90AF4">
      <w:pPr>
        <w:pStyle w:val="ListParagraph"/>
        <w:rPr>
          <w:rFonts w:ascii="Garamond" w:hAnsi="Garamond"/>
        </w:rPr>
      </w:pPr>
    </w:p>
    <w:p w14:paraId="691C6EE1" w14:textId="77777777" w:rsidR="00A90AF4" w:rsidRPr="00A90AF4" w:rsidRDefault="00A90AF4" w:rsidP="00A90AF4">
      <w:pPr>
        <w:numPr>
          <w:ilvl w:val="0"/>
          <w:numId w:val="1"/>
        </w:numPr>
        <w:rPr>
          <w:rFonts w:ascii="Garamond" w:hAnsi="Garamond"/>
        </w:rPr>
      </w:pPr>
      <w:r w:rsidRPr="00FF1794">
        <w:rPr>
          <w:rFonts w:ascii="Garamond" w:hAnsi="Garamond"/>
          <w:b/>
          <w:bCs/>
        </w:rPr>
        <w:t>Solution:</w:t>
      </w:r>
      <w:r w:rsidRPr="00A90AF4">
        <w:rPr>
          <w:rFonts w:ascii="Garamond" w:hAnsi="Garamond"/>
        </w:rPr>
        <w:t xml:space="preserve"> Provide details about your </w:t>
      </w:r>
      <w:r>
        <w:rPr>
          <w:rFonts w:ascii="Garamond" w:hAnsi="Garamond"/>
        </w:rPr>
        <w:t xml:space="preserve">policy </w:t>
      </w:r>
      <w:r w:rsidRPr="00A90AF4">
        <w:rPr>
          <w:rFonts w:ascii="Garamond" w:hAnsi="Garamond"/>
        </w:rPr>
        <w:t xml:space="preserve">solution. </w:t>
      </w:r>
      <w:r>
        <w:rPr>
          <w:rFonts w:ascii="Garamond" w:hAnsi="Garamond"/>
        </w:rPr>
        <w:t xml:space="preserve">Describe what the policy solution is, what level/actor in government should implement it, how the solution works to solve the problem with careful argumentation, and why it is better than an alternative.  </w:t>
      </w:r>
      <w:r w:rsidRPr="00A90AF4">
        <w:rPr>
          <w:rFonts w:ascii="Garamond" w:hAnsi="Garamond"/>
        </w:rPr>
        <w:t xml:space="preserve">Use </w:t>
      </w:r>
      <w:r>
        <w:rPr>
          <w:rFonts w:ascii="Garamond" w:hAnsi="Garamond"/>
        </w:rPr>
        <w:t xml:space="preserve">relevant </w:t>
      </w:r>
      <w:r w:rsidRPr="00A90AF4">
        <w:rPr>
          <w:rFonts w:ascii="Garamond" w:hAnsi="Garamond"/>
        </w:rPr>
        <w:t xml:space="preserve">theory and evidence </w:t>
      </w:r>
      <w:r>
        <w:rPr>
          <w:rFonts w:ascii="Garamond" w:hAnsi="Garamond"/>
        </w:rPr>
        <w:t xml:space="preserve">from class and/or outside research </w:t>
      </w:r>
      <w:r w:rsidRPr="00A90AF4">
        <w:rPr>
          <w:rFonts w:ascii="Garamond" w:hAnsi="Garamond"/>
        </w:rPr>
        <w:t xml:space="preserve">to justify your </w:t>
      </w:r>
      <w:r>
        <w:rPr>
          <w:rFonts w:ascii="Garamond" w:hAnsi="Garamond"/>
        </w:rPr>
        <w:t>argument</w:t>
      </w:r>
      <w:r w:rsidRPr="00A90AF4">
        <w:rPr>
          <w:rFonts w:ascii="Garamond" w:hAnsi="Garamond"/>
        </w:rPr>
        <w:t>.</w:t>
      </w:r>
      <w:r>
        <w:rPr>
          <w:rFonts w:ascii="Garamond" w:hAnsi="Garamond"/>
        </w:rPr>
        <w:t xml:space="preserve">  In your argumentation, consider counter-arguments when relevant and address them to bolster your own claim.  </w:t>
      </w:r>
    </w:p>
    <w:p w14:paraId="02D68B7B" w14:textId="77777777" w:rsidR="00A90AF4" w:rsidRPr="00A90AF4" w:rsidRDefault="00A90AF4" w:rsidP="00A90AF4">
      <w:pPr>
        <w:rPr>
          <w:rFonts w:ascii="Garamond" w:hAnsi="Garamond"/>
        </w:rPr>
      </w:pPr>
      <w:r w:rsidRPr="00A90AF4">
        <w:rPr>
          <w:rFonts w:ascii="Garamond" w:hAnsi="Garamond"/>
        </w:rPr>
        <w:t xml:space="preserve"> </w:t>
      </w:r>
    </w:p>
    <w:p w14:paraId="7BB19AB6" w14:textId="77777777" w:rsidR="00A90AF4" w:rsidRDefault="00A90AF4" w:rsidP="00A90AF4">
      <w:pPr>
        <w:numPr>
          <w:ilvl w:val="0"/>
          <w:numId w:val="1"/>
        </w:numPr>
        <w:rPr>
          <w:rFonts w:ascii="Garamond" w:hAnsi="Garamond"/>
        </w:rPr>
      </w:pPr>
      <w:r w:rsidRPr="00FF1794">
        <w:rPr>
          <w:rFonts w:ascii="Garamond" w:hAnsi="Garamond"/>
          <w:b/>
          <w:bCs/>
        </w:rPr>
        <w:lastRenderedPageBreak/>
        <w:t>Political feasibility</w:t>
      </w:r>
      <w:r w:rsidRPr="00A90AF4">
        <w:rPr>
          <w:rFonts w:ascii="Garamond" w:hAnsi="Garamond"/>
        </w:rPr>
        <w:t>: Discuss why your proposal stands a chance of being adopted and implemented, given what you know about international and domestic politics</w:t>
      </w:r>
      <w:r>
        <w:rPr>
          <w:rFonts w:ascii="Garamond" w:hAnsi="Garamond"/>
        </w:rPr>
        <w:t xml:space="preserve"> and what we’ve learned in class (all units)</w:t>
      </w:r>
      <w:r w:rsidRPr="00A90AF4">
        <w:rPr>
          <w:rFonts w:ascii="Garamond" w:hAnsi="Garamond"/>
        </w:rPr>
        <w:t xml:space="preserve">. </w:t>
      </w:r>
      <w:r>
        <w:rPr>
          <w:rFonts w:ascii="Garamond" w:hAnsi="Garamond"/>
        </w:rPr>
        <w:t xml:space="preserve"> Describe who likely supports and opposes the policy.  </w:t>
      </w:r>
      <w:r w:rsidRPr="00A90AF4">
        <w:rPr>
          <w:rFonts w:ascii="Garamond" w:hAnsi="Garamond"/>
        </w:rPr>
        <w:t xml:space="preserve">Indicate what </w:t>
      </w:r>
      <w:r>
        <w:rPr>
          <w:rFonts w:ascii="Garamond" w:hAnsi="Garamond"/>
        </w:rPr>
        <w:t xml:space="preserve">specific </w:t>
      </w:r>
      <w:r w:rsidRPr="00A90AF4">
        <w:rPr>
          <w:rFonts w:ascii="Garamond" w:hAnsi="Garamond"/>
        </w:rPr>
        <w:t xml:space="preserve">steps, if any, policymakers should take to make the proposal palatable to powerful domestic or international groups that </w:t>
      </w:r>
      <w:r>
        <w:rPr>
          <w:rFonts w:ascii="Garamond" w:hAnsi="Garamond"/>
        </w:rPr>
        <w:t>might oppose the policy</w:t>
      </w:r>
      <w:r w:rsidRPr="00A90AF4">
        <w:rPr>
          <w:rFonts w:ascii="Garamond" w:hAnsi="Garamond"/>
        </w:rPr>
        <w:t>.</w:t>
      </w:r>
    </w:p>
    <w:p w14:paraId="67893EB0" w14:textId="77777777" w:rsidR="00A90AF4" w:rsidRDefault="00A90AF4" w:rsidP="00A90AF4">
      <w:pPr>
        <w:pStyle w:val="ListParagraph"/>
        <w:rPr>
          <w:rFonts w:ascii="Garamond" w:hAnsi="Garamond"/>
        </w:rPr>
      </w:pPr>
    </w:p>
    <w:p w14:paraId="1736DF8D" w14:textId="77777777" w:rsidR="00A90AF4" w:rsidRDefault="00A90AF4" w:rsidP="00A90AF4">
      <w:pPr>
        <w:numPr>
          <w:ilvl w:val="0"/>
          <w:numId w:val="1"/>
        </w:numPr>
        <w:rPr>
          <w:rFonts w:ascii="Garamond" w:hAnsi="Garamond"/>
        </w:rPr>
      </w:pPr>
      <w:r w:rsidRPr="00FF1794">
        <w:rPr>
          <w:rFonts w:ascii="Garamond" w:hAnsi="Garamond"/>
          <w:b/>
          <w:bCs/>
        </w:rPr>
        <w:t>Conclusion:</w:t>
      </w:r>
      <w:r>
        <w:rPr>
          <w:rFonts w:ascii="Garamond" w:hAnsi="Garamond"/>
        </w:rPr>
        <w:t xml:space="preserve"> In just a few brief sentences, recap and wrap up your memo.  Make the ending compelling and persuasive.  </w:t>
      </w:r>
    </w:p>
    <w:p w14:paraId="2F2AD022" w14:textId="77777777" w:rsidR="00A90AF4" w:rsidRDefault="00A90AF4" w:rsidP="00A90AF4">
      <w:pPr>
        <w:pStyle w:val="ListParagraph"/>
        <w:rPr>
          <w:rFonts w:ascii="Garamond" w:hAnsi="Garamond"/>
        </w:rPr>
      </w:pPr>
    </w:p>
    <w:p w14:paraId="187F6CC4" w14:textId="77777777" w:rsidR="00A90AF4" w:rsidRPr="00A90AF4" w:rsidRDefault="00A90AF4" w:rsidP="00A90AF4">
      <w:pPr>
        <w:rPr>
          <w:rFonts w:ascii="Garamond" w:hAnsi="Garamond"/>
        </w:rPr>
      </w:pPr>
    </w:p>
    <w:p w14:paraId="6B7C4875" w14:textId="77777777" w:rsidR="00A90AF4" w:rsidRPr="00A90AF4" w:rsidRDefault="00A90AF4" w:rsidP="00A90AF4">
      <w:pPr>
        <w:rPr>
          <w:rFonts w:ascii="Garamond" w:hAnsi="Garamond"/>
        </w:rPr>
      </w:pPr>
    </w:p>
    <w:p w14:paraId="19F4A59F" w14:textId="77777777" w:rsidR="00A90AF4" w:rsidRPr="00A90AF4" w:rsidRDefault="00A90AF4" w:rsidP="00A90AF4">
      <w:pPr>
        <w:rPr>
          <w:rFonts w:ascii="Garamond" w:hAnsi="Garamond"/>
        </w:rPr>
      </w:pPr>
      <w:r>
        <w:rPr>
          <w:rFonts w:ascii="Garamond" w:hAnsi="Garamond"/>
          <w:b/>
          <w:u w:val="single"/>
        </w:rPr>
        <w:t>Step 6:</w:t>
      </w:r>
      <w:r>
        <w:rPr>
          <w:rFonts w:ascii="Garamond" w:hAnsi="Garamond"/>
        </w:rPr>
        <w:t xml:space="preserve">  Turn it in on Sakai.</w:t>
      </w:r>
    </w:p>
    <w:p w14:paraId="598274A4" w14:textId="77777777" w:rsidR="00A90AF4" w:rsidRDefault="00A90AF4" w:rsidP="00A90AF4">
      <w:pPr>
        <w:rPr>
          <w:rFonts w:ascii="Garamond" w:hAnsi="Garamond"/>
        </w:rPr>
      </w:pPr>
    </w:p>
    <w:p w14:paraId="7CC19409" w14:textId="77777777" w:rsidR="00A90AF4" w:rsidRPr="00A90AF4" w:rsidRDefault="00A90AF4" w:rsidP="00A90AF4">
      <w:pPr>
        <w:rPr>
          <w:rFonts w:ascii="Garamond" w:hAnsi="Garamond"/>
          <w:b/>
        </w:rPr>
      </w:pPr>
    </w:p>
    <w:p w14:paraId="29592305" w14:textId="77777777" w:rsidR="00A90AF4" w:rsidRPr="00A90AF4" w:rsidRDefault="00A90AF4" w:rsidP="00A90AF4">
      <w:pPr>
        <w:rPr>
          <w:rFonts w:ascii="Garamond" w:hAnsi="Garamond"/>
          <w:b/>
        </w:rPr>
      </w:pPr>
      <w:r w:rsidRPr="00A90AF4">
        <w:rPr>
          <w:rFonts w:ascii="Garamond" w:hAnsi="Garamond"/>
          <w:b/>
        </w:rPr>
        <w:t>Length and Convention</w:t>
      </w:r>
      <w:r>
        <w:rPr>
          <w:rFonts w:ascii="Garamond" w:hAnsi="Garamond"/>
          <w:b/>
        </w:rPr>
        <w:t>s</w:t>
      </w:r>
    </w:p>
    <w:p w14:paraId="5BA13322" w14:textId="77777777" w:rsidR="00A90AF4" w:rsidRDefault="00A90AF4" w:rsidP="00A90AF4">
      <w:pPr>
        <w:rPr>
          <w:rFonts w:ascii="Garamond" w:hAnsi="Garamond"/>
        </w:rPr>
      </w:pPr>
    </w:p>
    <w:p w14:paraId="523381A8" w14:textId="77777777" w:rsidR="00A90AF4" w:rsidRPr="00A90AF4" w:rsidRDefault="00A90AF4" w:rsidP="00A90AF4">
      <w:pPr>
        <w:rPr>
          <w:rFonts w:ascii="Garamond" w:hAnsi="Garamond"/>
          <w:u w:val="single"/>
        </w:rPr>
      </w:pPr>
      <w:r>
        <w:rPr>
          <w:rFonts w:ascii="Garamond" w:hAnsi="Garamond"/>
        </w:rPr>
        <w:t xml:space="preserve">You are writing a formal persuasive essay in the format of a policy memo.  Thus, you must use complete sentences, well-organized paragraphs, and headers (as described above) for the different sections.  </w:t>
      </w:r>
      <w:r w:rsidRPr="00A90AF4">
        <w:rPr>
          <w:rFonts w:ascii="Garamond" w:hAnsi="Garamond"/>
          <w:u w:val="single"/>
        </w:rPr>
        <w:t>Use 12-point Times New Roman font, double spacing, and 1-inch margins</w:t>
      </w:r>
      <w:r>
        <w:rPr>
          <w:rFonts w:ascii="Garamond" w:hAnsi="Garamond"/>
          <w:u w:val="single"/>
        </w:rPr>
        <w:t xml:space="preserve"> and write no more than 5 pages</w:t>
      </w:r>
      <w:r w:rsidRPr="00A90AF4">
        <w:rPr>
          <w:rFonts w:ascii="Garamond" w:hAnsi="Garamond"/>
          <w:u w:val="single"/>
        </w:rPr>
        <w:t xml:space="preserve">. </w:t>
      </w:r>
    </w:p>
    <w:p w14:paraId="1D01EFDC" w14:textId="77777777" w:rsidR="00A90AF4" w:rsidRDefault="00A90AF4" w:rsidP="00A90AF4">
      <w:pPr>
        <w:rPr>
          <w:rFonts w:ascii="Garamond" w:hAnsi="Garamond"/>
        </w:rPr>
      </w:pPr>
    </w:p>
    <w:p w14:paraId="6E5B9EFD" w14:textId="77777777" w:rsidR="00A90AF4" w:rsidRDefault="00A90AF4" w:rsidP="00A90AF4">
      <w:pPr>
        <w:rPr>
          <w:rFonts w:ascii="Garamond" w:hAnsi="Garamond"/>
        </w:rPr>
      </w:pPr>
      <w:r w:rsidRPr="00A90AF4">
        <w:rPr>
          <w:rFonts w:ascii="Garamond" w:hAnsi="Garamond"/>
        </w:rPr>
        <w:t xml:space="preserve">Part of your grade will be based on the quality of your outside research, and on your ability to incorporate </w:t>
      </w:r>
      <w:r>
        <w:rPr>
          <w:rFonts w:ascii="Garamond" w:hAnsi="Garamond"/>
        </w:rPr>
        <w:t xml:space="preserve">relevant </w:t>
      </w:r>
      <w:r w:rsidRPr="00A90AF4">
        <w:rPr>
          <w:rFonts w:ascii="Garamond" w:hAnsi="Garamond"/>
        </w:rPr>
        <w:t xml:space="preserve">material from class. </w:t>
      </w:r>
      <w:r>
        <w:rPr>
          <w:rFonts w:ascii="Garamond" w:hAnsi="Garamond"/>
        </w:rPr>
        <w:t xml:space="preserve"> Not all class materials will be relevant; you show your understanding of course contend by including only those materials that truly relate to your topic.  </w:t>
      </w:r>
    </w:p>
    <w:p w14:paraId="4BEF4878" w14:textId="77777777" w:rsidR="00A90AF4" w:rsidRDefault="00A90AF4" w:rsidP="00A90AF4">
      <w:pPr>
        <w:rPr>
          <w:rFonts w:ascii="Garamond" w:hAnsi="Garamond"/>
        </w:rPr>
      </w:pPr>
    </w:p>
    <w:p w14:paraId="35BC0779" w14:textId="77777777" w:rsidR="00A90AF4" w:rsidRDefault="00A90AF4" w:rsidP="00A90AF4">
      <w:pPr>
        <w:rPr>
          <w:rFonts w:ascii="Garamond" w:hAnsi="Garamond"/>
        </w:rPr>
      </w:pPr>
      <w:r>
        <w:rPr>
          <w:rFonts w:ascii="Garamond" w:hAnsi="Garamond"/>
        </w:rPr>
        <w:t xml:space="preserve">Quality source material is paramount---a simple Google search or query of ChatGPT is extremely unlikely to yield the kind of sources necessary to adequately complete this assignment.  Instead, you should use the Library, GoogleScholar, and make use of newspapers and magazines, and reports produced by the government or international organizations or non-governmental organizations.  Duke has access to many materials that are ordinary behind a paywall, but you need to learn how to access them through the library webpage.  </w:t>
      </w:r>
    </w:p>
    <w:p w14:paraId="09778BAC" w14:textId="77777777" w:rsidR="00A90AF4" w:rsidRDefault="00A90AF4" w:rsidP="00A90AF4">
      <w:pPr>
        <w:rPr>
          <w:rFonts w:ascii="Garamond" w:hAnsi="Garamond"/>
        </w:rPr>
      </w:pPr>
    </w:p>
    <w:p w14:paraId="4A35E960" w14:textId="77777777" w:rsidR="00A90AF4" w:rsidRDefault="00A90AF4" w:rsidP="00A90AF4">
      <w:pPr>
        <w:rPr>
          <w:rFonts w:ascii="Garamond" w:hAnsi="Garamond"/>
        </w:rPr>
      </w:pPr>
      <w:r w:rsidRPr="00A90AF4">
        <w:rPr>
          <w:rFonts w:ascii="Garamond" w:hAnsi="Garamond"/>
        </w:rPr>
        <w:t>Be sure to cite your sources</w:t>
      </w:r>
      <w:r>
        <w:rPr>
          <w:rFonts w:ascii="Garamond" w:hAnsi="Garamond"/>
        </w:rPr>
        <w:t xml:space="preserve"> with any consistently applied citation method.  </w:t>
      </w:r>
      <w:r w:rsidRPr="00A90AF4">
        <w:rPr>
          <w:rFonts w:ascii="Garamond" w:hAnsi="Garamond"/>
          <w:u w:val="single"/>
        </w:rPr>
        <w:t>The bibliography does not count toward the 5-page total.</w:t>
      </w:r>
      <w:r w:rsidRPr="00A90AF4">
        <w:rPr>
          <w:rFonts w:ascii="Garamond" w:hAnsi="Garamond"/>
        </w:rPr>
        <w:t xml:space="preserve"> </w:t>
      </w:r>
      <w:r>
        <w:rPr>
          <w:rFonts w:ascii="Garamond" w:hAnsi="Garamond"/>
        </w:rPr>
        <w:t xml:space="preserve">See the library website for more information on citation formats: </w:t>
      </w:r>
      <w:hyperlink r:id="rId10" w:history="1">
        <w:r w:rsidRPr="00DA4D3F">
          <w:rPr>
            <w:rStyle w:val="Hyperlink"/>
            <w:rFonts w:ascii="Garamond" w:hAnsi="Garamond"/>
          </w:rPr>
          <w:t>https://library.duke.edu/research/citing</w:t>
        </w:r>
      </w:hyperlink>
      <w:r>
        <w:rPr>
          <w:rFonts w:ascii="Garamond" w:hAnsi="Garamond"/>
        </w:rPr>
        <w:t xml:space="preserve">.  </w:t>
      </w:r>
    </w:p>
    <w:p w14:paraId="1146E1F1" w14:textId="77777777" w:rsidR="00A90AF4" w:rsidRDefault="00A90AF4" w:rsidP="00A90AF4">
      <w:pPr>
        <w:rPr>
          <w:rFonts w:ascii="Garamond" w:hAnsi="Garamond"/>
        </w:rPr>
      </w:pPr>
    </w:p>
    <w:p w14:paraId="67569AC3" w14:textId="77777777" w:rsidR="00A90AF4" w:rsidRPr="00A90AF4" w:rsidRDefault="00A90AF4" w:rsidP="00A90AF4">
      <w:pPr>
        <w:rPr>
          <w:rFonts w:ascii="Garamond" w:hAnsi="Garamond"/>
        </w:rPr>
      </w:pPr>
      <w:r>
        <w:rPr>
          <w:rFonts w:ascii="Garamond" w:hAnsi="Garamond"/>
        </w:rPr>
        <w:t xml:space="preserve">Remember that material that is summarized, paraphrased or directly quoted from a source requires a citation.  </w:t>
      </w:r>
      <w:r w:rsidRPr="00A90AF4">
        <w:rPr>
          <w:rFonts w:ascii="Garamond" w:hAnsi="Garamond"/>
        </w:rPr>
        <w:t>Any</w:t>
      </w:r>
      <w:r>
        <w:rPr>
          <w:rFonts w:ascii="Garamond" w:hAnsi="Garamond"/>
        </w:rPr>
        <w:t xml:space="preserve"> </w:t>
      </w:r>
      <w:r w:rsidRPr="00A90AF4">
        <w:rPr>
          <w:rFonts w:ascii="Garamond" w:hAnsi="Garamond"/>
        </w:rPr>
        <w:t>time you are taking information from a source that is not your own</w:t>
      </w:r>
      <w:r>
        <w:rPr>
          <w:rFonts w:ascii="Garamond" w:hAnsi="Garamond"/>
        </w:rPr>
        <w:t>---and where the information is not common knowledge in the field---</w:t>
      </w:r>
      <w:r w:rsidRPr="00A90AF4">
        <w:rPr>
          <w:rFonts w:ascii="Garamond" w:hAnsi="Garamond"/>
        </w:rPr>
        <w:t>you need to specify where you got that information.</w:t>
      </w:r>
      <w:r>
        <w:rPr>
          <w:rFonts w:ascii="Garamond" w:hAnsi="Garamond"/>
        </w:rPr>
        <w:t xml:space="preserve">  Because knowing what is considered common knowledge is incredibly difficult, when in doubt, </w:t>
      </w:r>
      <w:r w:rsidRPr="00A90AF4">
        <w:rPr>
          <w:rFonts w:ascii="Garamond" w:hAnsi="Garamond"/>
          <w:i/>
        </w:rPr>
        <w:t>cite</w:t>
      </w:r>
      <w:r>
        <w:rPr>
          <w:rFonts w:ascii="Garamond" w:hAnsi="Garamond"/>
        </w:rPr>
        <w:t xml:space="preserve">.  </w:t>
      </w:r>
    </w:p>
    <w:p w14:paraId="007C1E3C" w14:textId="77777777" w:rsidR="00A90AF4" w:rsidRDefault="00A90AF4" w:rsidP="00A90AF4">
      <w:pPr>
        <w:rPr>
          <w:rFonts w:ascii="Garamond" w:hAnsi="Garamond"/>
        </w:rPr>
      </w:pPr>
    </w:p>
    <w:p w14:paraId="34A08CC9" w14:textId="77777777" w:rsidR="00A90AF4" w:rsidRDefault="00A90AF4">
      <w:pPr>
        <w:rPr>
          <w:rFonts w:ascii="Garamond" w:hAnsi="Garamond"/>
        </w:rPr>
      </w:pPr>
    </w:p>
    <w:p w14:paraId="0E45BC36" w14:textId="77777777" w:rsidR="00A90AF4" w:rsidRDefault="00A90AF4">
      <w:pPr>
        <w:rPr>
          <w:rFonts w:ascii="Garamond" w:hAnsi="Garamond"/>
        </w:rPr>
      </w:pPr>
    </w:p>
    <w:p w14:paraId="245223A5" w14:textId="77777777" w:rsidR="00A90AF4" w:rsidRDefault="00A90AF4">
      <w:pPr>
        <w:rPr>
          <w:rFonts w:ascii="Garamond" w:hAnsi="Garamond"/>
        </w:rPr>
      </w:pPr>
    </w:p>
    <w:p w14:paraId="7E2E3FBA" w14:textId="77777777" w:rsidR="00A90AF4" w:rsidRDefault="00A90AF4">
      <w:pPr>
        <w:rPr>
          <w:rFonts w:ascii="Garamond" w:hAnsi="Garamond"/>
          <w:b/>
        </w:rPr>
      </w:pPr>
      <w:r>
        <w:rPr>
          <w:rFonts w:ascii="Garamond" w:hAnsi="Garamond"/>
          <w:b/>
        </w:rPr>
        <w:br w:type="page"/>
      </w:r>
    </w:p>
    <w:p w14:paraId="4F4FAF67" w14:textId="77777777" w:rsidR="00A90AF4" w:rsidRDefault="00A90AF4">
      <w:pPr>
        <w:rPr>
          <w:rFonts w:ascii="Garamond" w:hAnsi="Garamond"/>
          <w:b/>
        </w:rPr>
      </w:pPr>
      <w:r w:rsidRPr="00A90AF4">
        <w:rPr>
          <w:rFonts w:ascii="Garamond" w:hAnsi="Garamond"/>
          <w:b/>
        </w:rPr>
        <w:lastRenderedPageBreak/>
        <w:t>Evaluation</w:t>
      </w:r>
    </w:p>
    <w:p w14:paraId="3F08E925" w14:textId="77777777" w:rsidR="00A90AF4" w:rsidRDefault="00A90AF4">
      <w:pPr>
        <w:rPr>
          <w:rFonts w:ascii="Garamond" w:hAnsi="Garamond"/>
          <w:b/>
        </w:rPr>
      </w:pPr>
    </w:p>
    <w:tbl>
      <w:tblPr>
        <w:tblStyle w:val="TableGrid"/>
        <w:tblW w:w="0" w:type="auto"/>
        <w:tblLook w:val="04A0" w:firstRow="1" w:lastRow="0" w:firstColumn="1" w:lastColumn="0" w:noHBand="0" w:noVBand="1"/>
      </w:tblPr>
      <w:tblGrid>
        <w:gridCol w:w="2105"/>
        <w:gridCol w:w="2377"/>
        <w:gridCol w:w="2443"/>
        <w:gridCol w:w="2425"/>
      </w:tblGrid>
      <w:tr w:rsidR="00A90AF4" w:rsidRPr="00A90AF4" w14:paraId="55E14A03" w14:textId="77777777" w:rsidTr="00A90AF4">
        <w:trPr>
          <w:trHeight w:val="431"/>
        </w:trPr>
        <w:tc>
          <w:tcPr>
            <w:tcW w:w="2600" w:type="dxa"/>
            <w:hideMark/>
          </w:tcPr>
          <w:p w14:paraId="53E50B67" w14:textId="77777777" w:rsidR="00A90AF4" w:rsidRPr="00A90AF4" w:rsidRDefault="00A90AF4">
            <w:pPr>
              <w:rPr>
                <w:rFonts w:ascii="Garamond" w:hAnsi="Garamond"/>
                <w:bCs/>
                <w:sz w:val="18"/>
                <w:szCs w:val="18"/>
              </w:rPr>
            </w:pPr>
            <w:r w:rsidRPr="00A90AF4">
              <w:rPr>
                <w:rFonts w:ascii="Garamond" w:hAnsi="Garamond"/>
                <w:bCs/>
                <w:sz w:val="18"/>
                <w:szCs w:val="18"/>
              </w:rPr>
              <w:t> </w:t>
            </w:r>
          </w:p>
        </w:tc>
        <w:tc>
          <w:tcPr>
            <w:tcW w:w="3360" w:type="dxa"/>
            <w:hideMark/>
          </w:tcPr>
          <w:p w14:paraId="14F35BE4" w14:textId="77777777" w:rsidR="00A90AF4" w:rsidRPr="00A90AF4" w:rsidRDefault="00A90AF4" w:rsidP="00A90AF4">
            <w:pPr>
              <w:rPr>
                <w:rFonts w:ascii="Garamond" w:hAnsi="Garamond"/>
                <w:bCs/>
                <w:sz w:val="18"/>
                <w:szCs w:val="18"/>
              </w:rPr>
            </w:pPr>
            <w:r w:rsidRPr="00A90AF4">
              <w:rPr>
                <w:rFonts w:ascii="Garamond" w:hAnsi="Garamond"/>
                <w:bCs/>
                <w:sz w:val="18"/>
                <w:szCs w:val="18"/>
              </w:rPr>
              <w:t>Excellent Essay</w:t>
            </w:r>
          </w:p>
        </w:tc>
        <w:tc>
          <w:tcPr>
            <w:tcW w:w="3360" w:type="dxa"/>
            <w:hideMark/>
          </w:tcPr>
          <w:p w14:paraId="5718FBC4" w14:textId="77777777" w:rsidR="00A90AF4" w:rsidRPr="00A90AF4" w:rsidRDefault="00A90AF4" w:rsidP="00A90AF4">
            <w:pPr>
              <w:rPr>
                <w:rFonts w:ascii="Garamond" w:hAnsi="Garamond"/>
                <w:bCs/>
                <w:sz w:val="18"/>
                <w:szCs w:val="18"/>
              </w:rPr>
            </w:pPr>
            <w:r w:rsidRPr="00A90AF4">
              <w:rPr>
                <w:rFonts w:ascii="Garamond" w:hAnsi="Garamond"/>
                <w:bCs/>
                <w:sz w:val="18"/>
                <w:szCs w:val="18"/>
              </w:rPr>
              <w:t>Good Essay</w:t>
            </w:r>
          </w:p>
        </w:tc>
        <w:tc>
          <w:tcPr>
            <w:tcW w:w="3360" w:type="dxa"/>
            <w:hideMark/>
          </w:tcPr>
          <w:p w14:paraId="747F620C" w14:textId="77777777" w:rsidR="00A90AF4" w:rsidRPr="00A90AF4" w:rsidRDefault="00A90AF4" w:rsidP="00A90AF4">
            <w:pPr>
              <w:rPr>
                <w:rFonts w:ascii="Garamond" w:hAnsi="Garamond"/>
                <w:bCs/>
                <w:sz w:val="18"/>
                <w:szCs w:val="18"/>
              </w:rPr>
            </w:pPr>
            <w:r w:rsidRPr="00A90AF4">
              <w:rPr>
                <w:rFonts w:ascii="Garamond" w:hAnsi="Garamond"/>
                <w:bCs/>
                <w:sz w:val="18"/>
                <w:szCs w:val="18"/>
              </w:rPr>
              <w:t>Poor Essay</w:t>
            </w:r>
          </w:p>
        </w:tc>
      </w:tr>
      <w:tr w:rsidR="00A90AF4" w:rsidRPr="00A90AF4" w14:paraId="7949C3B3" w14:textId="77777777" w:rsidTr="00A90AF4">
        <w:trPr>
          <w:trHeight w:val="710"/>
        </w:trPr>
        <w:tc>
          <w:tcPr>
            <w:tcW w:w="2600" w:type="dxa"/>
            <w:hideMark/>
          </w:tcPr>
          <w:p w14:paraId="3EE14568" w14:textId="77777777" w:rsidR="00A90AF4" w:rsidRPr="00A90AF4" w:rsidRDefault="00A90AF4">
            <w:pPr>
              <w:rPr>
                <w:rFonts w:ascii="Garamond" w:hAnsi="Garamond"/>
                <w:bCs/>
                <w:sz w:val="18"/>
                <w:szCs w:val="18"/>
              </w:rPr>
            </w:pPr>
            <w:r w:rsidRPr="00A90AF4">
              <w:rPr>
                <w:rFonts w:ascii="Garamond" w:hAnsi="Garamond"/>
                <w:bCs/>
                <w:sz w:val="18"/>
                <w:szCs w:val="18"/>
              </w:rPr>
              <w:t>Executive summary</w:t>
            </w:r>
          </w:p>
        </w:tc>
        <w:tc>
          <w:tcPr>
            <w:tcW w:w="3360" w:type="dxa"/>
            <w:hideMark/>
          </w:tcPr>
          <w:p w14:paraId="63308B55" w14:textId="77777777" w:rsidR="00A90AF4" w:rsidRPr="00A90AF4" w:rsidRDefault="00A90AF4">
            <w:pPr>
              <w:rPr>
                <w:rFonts w:ascii="Garamond" w:hAnsi="Garamond"/>
                <w:sz w:val="18"/>
                <w:szCs w:val="18"/>
              </w:rPr>
            </w:pPr>
            <w:r w:rsidRPr="00A90AF4">
              <w:rPr>
                <w:rFonts w:ascii="Garamond" w:hAnsi="Garamond"/>
                <w:sz w:val="18"/>
                <w:szCs w:val="18"/>
              </w:rPr>
              <w:t>Meets the requirements; is clear and concise</w:t>
            </w:r>
          </w:p>
        </w:tc>
        <w:tc>
          <w:tcPr>
            <w:tcW w:w="3360" w:type="dxa"/>
            <w:hideMark/>
          </w:tcPr>
          <w:p w14:paraId="585E32F0" w14:textId="77777777" w:rsidR="00A90AF4" w:rsidRPr="00A90AF4" w:rsidRDefault="00A90AF4">
            <w:pPr>
              <w:rPr>
                <w:rFonts w:ascii="Garamond" w:hAnsi="Garamond"/>
                <w:sz w:val="18"/>
                <w:szCs w:val="18"/>
              </w:rPr>
            </w:pPr>
            <w:r w:rsidRPr="00A90AF4">
              <w:rPr>
                <w:rFonts w:ascii="Garamond" w:hAnsi="Garamond"/>
                <w:sz w:val="18"/>
                <w:szCs w:val="18"/>
              </w:rPr>
              <w:t>Meets the requirements but may be wordy or unclear</w:t>
            </w:r>
          </w:p>
        </w:tc>
        <w:tc>
          <w:tcPr>
            <w:tcW w:w="3360" w:type="dxa"/>
            <w:hideMark/>
          </w:tcPr>
          <w:p w14:paraId="30D51314" w14:textId="77777777" w:rsidR="00A90AF4" w:rsidRPr="00A90AF4" w:rsidRDefault="00A90AF4">
            <w:pPr>
              <w:rPr>
                <w:rFonts w:ascii="Garamond" w:hAnsi="Garamond"/>
                <w:sz w:val="18"/>
                <w:szCs w:val="18"/>
              </w:rPr>
            </w:pPr>
            <w:r w:rsidRPr="00A90AF4">
              <w:rPr>
                <w:rFonts w:ascii="Garamond" w:hAnsi="Garamond"/>
                <w:sz w:val="18"/>
                <w:szCs w:val="18"/>
              </w:rPr>
              <w:t>Does not meet the requirements and/or is severely lacking in clarity and/or brevity</w:t>
            </w:r>
          </w:p>
        </w:tc>
      </w:tr>
      <w:tr w:rsidR="00A90AF4" w:rsidRPr="00A90AF4" w14:paraId="56D5CDEA" w14:textId="77777777" w:rsidTr="00A90AF4">
        <w:trPr>
          <w:trHeight w:val="1700"/>
        </w:trPr>
        <w:tc>
          <w:tcPr>
            <w:tcW w:w="2600" w:type="dxa"/>
            <w:hideMark/>
          </w:tcPr>
          <w:p w14:paraId="1DE59746" w14:textId="77777777" w:rsidR="00A90AF4" w:rsidRPr="00A90AF4" w:rsidRDefault="00A90AF4">
            <w:pPr>
              <w:rPr>
                <w:rFonts w:ascii="Garamond" w:hAnsi="Garamond"/>
                <w:bCs/>
                <w:sz w:val="18"/>
                <w:szCs w:val="18"/>
              </w:rPr>
            </w:pPr>
            <w:r w:rsidRPr="00A90AF4">
              <w:rPr>
                <w:rFonts w:ascii="Garamond" w:hAnsi="Garamond"/>
                <w:bCs/>
                <w:sz w:val="18"/>
                <w:szCs w:val="18"/>
              </w:rPr>
              <w:t>Description of the problem</w:t>
            </w:r>
          </w:p>
        </w:tc>
        <w:tc>
          <w:tcPr>
            <w:tcW w:w="3360" w:type="dxa"/>
            <w:hideMark/>
          </w:tcPr>
          <w:p w14:paraId="0BE92BFA" w14:textId="77777777" w:rsidR="00A90AF4" w:rsidRPr="00A90AF4" w:rsidRDefault="00A90AF4">
            <w:pPr>
              <w:rPr>
                <w:rFonts w:ascii="Garamond" w:hAnsi="Garamond"/>
                <w:sz w:val="18"/>
                <w:szCs w:val="18"/>
              </w:rPr>
            </w:pPr>
            <w:r w:rsidRPr="00A90AF4">
              <w:rPr>
                <w:rFonts w:ascii="Garamond" w:hAnsi="Garamond"/>
                <w:sz w:val="18"/>
                <w:szCs w:val="18"/>
              </w:rPr>
              <w:t>The problem/issue being addressed is described clearly and thoroughly with relevant supporting material from research</w:t>
            </w:r>
          </w:p>
        </w:tc>
        <w:tc>
          <w:tcPr>
            <w:tcW w:w="3360" w:type="dxa"/>
            <w:hideMark/>
          </w:tcPr>
          <w:p w14:paraId="0B48DD9B" w14:textId="77777777" w:rsidR="00A90AF4" w:rsidRPr="00A90AF4" w:rsidRDefault="00A90AF4">
            <w:pPr>
              <w:rPr>
                <w:rFonts w:ascii="Garamond" w:hAnsi="Garamond"/>
                <w:sz w:val="18"/>
                <w:szCs w:val="18"/>
              </w:rPr>
            </w:pPr>
            <w:r w:rsidRPr="00A90AF4">
              <w:rPr>
                <w:rFonts w:ascii="Garamond" w:hAnsi="Garamond"/>
                <w:sz w:val="18"/>
                <w:szCs w:val="18"/>
              </w:rPr>
              <w:t>The problem/issue being addressed is mostly described clearly, but there may be a lack of depth and attention to detail and/or the supporting research may be used well but incompletely</w:t>
            </w:r>
          </w:p>
        </w:tc>
        <w:tc>
          <w:tcPr>
            <w:tcW w:w="3360" w:type="dxa"/>
            <w:hideMark/>
          </w:tcPr>
          <w:p w14:paraId="056A373D" w14:textId="77777777" w:rsidR="00A90AF4" w:rsidRPr="00A90AF4" w:rsidRDefault="00A90AF4">
            <w:pPr>
              <w:rPr>
                <w:rFonts w:ascii="Garamond" w:hAnsi="Garamond"/>
                <w:sz w:val="18"/>
                <w:szCs w:val="18"/>
              </w:rPr>
            </w:pPr>
            <w:r w:rsidRPr="00A90AF4">
              <w:rPr>
                <w:rFonts w:ascii="Garamond" w:hAnsi="Garamond"/>
                <w:sz w:val="18"/>
                <w:szCs w:val="18"/>
              </w:rPr>
              <w:t>Lack of clarity and depth in describing the problem; important details may be missing; and/or supporting research is lacking</w:t>
            </w:r>
          </w:p>
        </w:tc>
      </w:tr>
      <w:tr w:rsidR="00A90AF4" w:rsidRPr="00A90AF4" w14:paraId="049F32CE" w14:textId="77777777" w:rsidTr="00A90AF4">
        <w:trPr>
          <w:trHeight w:val="2339"/>
        </w:trPr>
        <w:tc>
          <w:tcPr>
            <w:tcW w:w="2600" w:type="dxa"/>
            <w:hideMark/>
          </w:tcPr>
          <w:p w14:paraId="63497108" w14:textId="77777777" w:rsidR="00A90AF4" w:rsidRPr="00A90AF4" w:rsidRDefault="00A90AF4">
            <w:pPr>
              <w:rPr>
                <w:rFonts w:ascii="Garamond" w:hAnsi="Garamond"/>
                <w:bCs/>
                <w:sz w:val="18"/>
                <w:szCs w:val="18"/>
              </w:rPr>
            </w:pPr>
            <w:r w:rsidRPr="00A90AF4">
              <w:rPr>
                <w:rFonts w:ascii="Garamond" w:hAnsi="Garamond"/>
                <w:bCs/>
                <w:sz w:val="18"/>
                <w:szCs w:val="18"/>
              </w:rPr>
              <w:t>Discussion of the policy solution</w:t>
            </w:r>
          </w:p>
        </w:tc>
        <w:tc>
          <w:tcPr>
            <w:tcW w:w="3360" w:type="dxa"/>
            <w:hideMark/>
          </w:tcPr>
          <w:p w14:paraId="138236BF" w14:textId="77777777" w:rsidR="00A90AF4" w:rsidRPr="00A90AF4" w:rsidRDefault="00A90AF4">
            <w:pPr>
              <w:rPr>
                <w:rFonts w:ascii="Garamond" w:hAnsi="Garamond"/>
                <w:sz w:val="18"/>
                <w:szCs w:val="18"/>
              </w:rPr>
            </w:pPr>
            <w:r w:rsidRPr="00A90AF4">
              <w:rPr>
                <w:rFonts w:ascii="Garamond" w:hAnsi="Garamond"/>
                <w:sz w:val="18"/>
                <w:szCs w:val="18"/>
              </w:rPr>
              <w:t>The policy solution is described in concise and thorough detail such that it is clear exactly why and how the policy would solve the problem drawing on relevant theory and evidence from political science and outside research</w:t>
            </w:r>
          </w:p>
        </w:tc>
        <w:tc>
          <w:tcPr>
            <w:tcW w:w="3360" w:type="dxa"/>
            <w:hideMark/>
          </w:tcPr>
          <w:p w14:paraId="057AF403" w14:textId="77777777" w:rsidR="00A90AF4" w:rsidRPr="00A90AF4" w:rsidRDefault="00A90AF4">
            <w:pPr>
              <w:rPr>
                <w:rFonts w:ascii="Garamond" w:hAnsi="Garamond"/>
                <w:sz w:val="18"/>
                <w:szCs w:val="18"/>
              </w:rPr>
            </w:pPr>
            <w:r w:rsidRPr="00A90AF4">
              <w:rPr>
                <w:rFonts w:ascii="Garamond" w:hAnsi="Garamond"/>
                <w:sz w:val="18"/>
                <w:szCs w:val="18"/>
              </w:rPr>
              <w:t>The policy solution is generally concise and through, but some details may be missing or underdeveloped, and the logic of why the policy solves the problem may be underdeveloped with only some link to relevant theory and evidence from political science and outside research</w:t>
            </w:r>
          </w:p>
        </w:tc>
        <w:tc>
          <w:tcPr>
            <w:tcW w:w="3360" w:type="dxa"/>
            <w:hideMark/>
          </w:tcPr>
          <w:p w14:paraId="58EFDA86" w14:textId="77777777" w:rsidR="00A90AF4" w:rsidRPr="00A90AF4" w:rsidRDefault="00A90AF4">
            <w:pPr>
              <w:rPr>
                <w:rFonts w:ascii="Garamond" w:hAnsi="Garamond"/>
                <w:sz w:val="18"/>
                <w:szCs w:val="18"/>
              </w:rPr>
            </w:pPr>
            <w:r w:rsidRPr="00A90AF4">
              <w:rPr>
                <w:rFonts w:ascii="Garamond" w:hAnsi="Garamond"/>
                <w:sz w:val="18"/>
                <w:szCs w:val="18"/>
              </w:rPr>
              <w:t>The policy solution is superficial and/or wordy, is missing important details, and/or is logically underdeveloped in terms of how it solves the problem with little connection to relevant theory and evidence in political science and outside research</w:t>
            </w:r>
          </w:p>
        </w:tc>
      </w:tr>
      <w:tr w:rsidR="00A90AF4" w:rsidRPr="00A90AF4" w14:paraId="616C8161" w14:textId="77777777" w:rsidTr="00A90AF4">
        <w:trPr>
          <w:trHeight w:val="1961"/>
        </w:trPr>
        <w:tc>
          <w:tcPr>
            <w:tcW w:w="2600" w:type="dxa"/>
            <w:hideMark/>
          </w:tcPr>
          <w:p w14:paraId="6A6CC06E" w14:textId="77777777" w:rsidR="00A90AF4" w:rsidRPr="00A90AF4" w:rsidRDefault="00A90AF4">
            <w:pPr>
              <w:rPr>
                <w:rFonts w:ascii="Garamond" w:hAnsi="Garamond"/>
                <w:bCs/>
                <w:sz w:val="18"/>
                <w:szCs w:val="18"/>
              </w:rPr>
            </w:pPr>
            <w:r w:rsidRPr="00A90AF4">
              <w:rPr>
                <w:rFonts w:ascii="Garamond" w:hAnsi="Garamond"/>
                <w:bCs/>
                <w:sz w:val="18"/>
                <w:szCs w:val="18"/>
              </w:rPr>
              <w:t>Alternative solutions/counter-arguments</w:t>
            </w:r>
          </w:p>
        </w:tc>
        <w:tc>
          <w:tcPr>
            <w:tcW w:w="3360" w:type="dxa"/>
            <w:hideMark/>
          </w:tcPr>
          <w:p w14:paraId="691F339F" w14:textId="77777777" w:rsidR="00A90AF4" w:rsidRPr="00A90AF4" w:rsidRDefault="00A90AF4">
            <w:pPr>
              <w:rPr>
                <w:rFonts w:ascii="Garamond" w:hAnsi="Garamond"/>
                <w:sz w:val="18"/>
                <w:szCs w:val="18"/>
              </w:rPr>
            </w:pPr>
            <w:r w:rsidRPr="00A90AF4">
              <w:rPr>
                <w:rFonts w:ascii="Garamond" w:hAnsi="Garamond"/>
                <w:sz w:val="18"/>
                <w:szCs w:val="18"/>
              </w:rPr>
              <w:t>The essay anticipates and addresses an alternative solution (or a counter-argument to the policy proposal) and uses clear and logical argumentation for why the proposed solution is better</w:t>
            </w:r>
          </w:p>
        </w:tc>
        <w:tc>
          <w:tcPr>
            <w:tcW w:w="3360" w:type="dxa"/>
            <w:hideMark/>
          </w:tcPr>
          <w:p w14:paraId="6D0C37AC" w14:textId="77777777" w:rsidR="00A90AF4" w:rsidRPr="00A90AF4" w:rsidRDefault="00A90AF4">
            <w:pPr>
              <w:rPr>
                <w:rFonts w:ascii="Garamond" w:hAnsi="Garamond"/>
                <w:sz w:val="18"/>
                <w:szCs w:val="18"/>
              </w:rPr>
            </w:pPr>
            <w:r w:rsidRPr="00A90AF4">
              <w:rPr>
                <w:rFonts w:ascii="Garamond" w:hAnsi="Garamond"/>
                <w:sz w:val="18"/>
                <w:szCs w:val="18"/>
              </w:rPr>
              <w:t xml:space="preserve">The essay anticipates and addresses an alternative solution (or counter-argument) but the argumentation for why the proposed policy is better may be missing some clarity, logical connection or support from relevant theory and evidence </w:t>
            </w:r>
          </w:p>
        </w:tc>
        <w:tc>
          <w:tcPr>
            <w:tcW w:w="3360" w:type="dxa"/>
            <w:hideMark/>
          </w:tcPr>
          <w:p w14:paraId="08C0A452" w14:textId="77777777" w:rsidR="00A90AF4" w:rsidRPr="00A90AF4" w:rsidRDefault="00A90AF4">
            <w:pPr>
              <w:rPr>
                <w:rFonts w:ascii="Garamond" w:hAnsi="Garamond"/>
                <w:sz w:val="18"/>
                <w:szCs w:val="18"/>
              </w:rPr>
            </w:pPr>
            <w:r w:rsidRPr="00A90AF4">
              <w:rPr>
                <w:rFonts w:ascii="Garamond" w:hAnsi="Garamond"/>
                <w:sz w:val="18"/>
                <w:szCs w:val="18"/>
              </w:rPr>
              <w:t>The essay does little more than mention an alternative solution (or counter-argument to the policy proposal), lacking clear and logical argumentation for why the proposed solution is better</w:t>
            </w:r>
          </w:p>
        </w:tc>
      </w:tr>
      <w:tr w:rsidR="00A90AF4" w:rsidRPr="00A90AF4" w14:paraId="5514F8CB" w14:textId="77777777" w:rsidTr="00A90AF4">
        <w:trPr>
          <w:trHeight w:val="2240"/>
        </w:trPr>
        <w:tc>
          <w:tcPr>
            <w:tcW w:w="2600" w:type="dxa"/>
            <w:hideMark/>
          </w:tcPr>
          <w:p w14:paraId="1AAC4ACB" w14:textId="77777777" w:rsidR="00A90AF4" w:rsidRPr="00A90AF4" w:rsidRDefault="00A90AF4">
            <w:pPr>
              <w:rPr>
                <w:rFonts w:ascii="Garamond" w:hAnsi="Garamond"/>
                <w:bCs/>
                <w:sz w:val="18"/>
                <w:szCs w:val="18"/>
              </w:rPr>
            </w:pPr>
            <w:r w:rsidRPr="00A90AF4">
              <w:rPr>
                <w:rFonts w:ascii="Garamond" w:hAnsi="Garamond"/>
                <w:bCs/>
                <w:sz w:val="18"/>
                <w:szCs w:val="18"/>
              </w:rPr>
              <w:t>Discussion of political feasibility</w:t>
            </w:r>
          </w:p>
        </w:tc>
        <w:tc>
          <w:tcPr>
            <w:tcW w:w="3360" w:type="dxa"/>
            <w:hideMark/>
          </w:tcPr>
          <w:p w14:paraId="5EBE1E71" w14:textId="77777777" w:rsidR="00A90AF4" w:rsidRPr="00A90AF4" w:rsidRDefault="00A90AF4">
            <w:pPr>
              <w:rPr>
                <w:rFonts w:ascii="Garamond" w:hAnsi="Garamond"/>
                <w:sz w:val="18"/>
                <w:szCs w:val="18"/>
              </w:rPr>
            </w:pPr>
            <w:r w:rsidRPr="00A90AF4">
              <w:rPr>
                <w:rFonts w:ascii="Garamond" w:hAnsi="Garamond"/>
                <w:sz w:val="18"/>
                <w:szCs w:val="18"/>
              </w:rPr>
              <w:t>A clear and logical argument with appropriate evidentiary support is offered for why the policy solution is politically feasible and/or how policymakers could make it feasible</w:t>
            </w:r>
          </w:p>
        </w:tc>
        <w:tc>
          <w:tcPr>
            <w:tcW w:w="3360" w:type="dxa"/>
            <w:hideMark/>
          </w:tcPr>
          <w:p w14:paraId="3EA2C6F1" w14:textId="77777777" w:rsidR="00A90AF4" w:rsidRPr="00A90AF4" w:rsidRDefault="00A90AF4">
            <w:pPr>
              <w:rPr>
                <w:rFonts w:ascii="Garamond" w:hAnsi="Garamond"/>
                <w:sz w:val="18"/>
                <w:szCs w:val="18"/>
              </w:rPr>
            </w:pPr>
            <w:r w:rsidRPr="00A90AF4">
              <w:rPr>
                <w:rFonts w:ascii="Garamond" w:hAnsi="Garamond"/>
                <w:sz w:val="18"/>
                <w:szCs w:val="18"/>
              </w:rPr>
              <w:t>A mostly clear and logical argument with appropriate evidentiary support is offered for why the policy solution is politically feasible and/or how policymakers could make it feasible but with some logical or evidentiary gaps</w:t>
            </w:r>
          </w:p>
        </w:tc>
        <w:tc>
          <w:tcPr>
            <w:tcW w:w="3360" w:type="dxa"/>
            <w:hideMark/>
          </w:tcPr>
          <w:p w14:paraId="05B6E8FE" w14:textId="77777777" w:rsidR="00A90AF4" w:rsidRPr="00A90AF4" w:rsidRDefault="00A90AF4">
            <w:pPr>
              <w:rPr>
                <w:rFonts w:ascii="Garamond" w:hAnsi="Garamond"/>
                <w:sz w:val="18"/>
                <w:szCs w:val="18"/>
              </w:rPr>
            </w:pPr>
            <w:r w:rsidRPr="00A90AF4">
              <w:rPr>
                <w:rFonts w:ascii="Garamond" w:hAnsi="Garamond"/>
                <w:sz w:val="18"/>
                <w:szCs w:val="18"/>
              </w:rPr>
              <w:t>There is little logical argument nor appropriate evidentiary support is offered for why the policy solution is politically feasible and/or how policymakers could make it feasible</w:t>
            </w:r>
          </w:p>
        </w:tc>
      </w:tr>
      <w:tr w:rsidR="00A90AF4" w:rsidRPr="00A90AF4" w14:paraId="45E8B66D" w14:textId="77777777" w:rsidTr="00A90AF4">
        <w:trPr>
          <w:trHeight w:val="800"/>
        </w:trPr>
        <w:tc>
          <w:tcPr>
            <w:tcW w:w="2600" w:type="dxa"/>
            <w:hideMark/>
          </w:tcPr>
          <w:p w14:paraId="20995725" w14:textId="77777777" w:rsidR="00A90AF4" w:rsidRPr="00A90AF4" w:rsidRDefault="00A90AF4">
            <w:pPr>
              <w:rPr>
                <w:rFonts w:ascii="Garamond" w:hAnsi="Garamond"/>
                <w:bCs/>
                <w:sz w:val="18"/>
                <w:szCs w:val="18"/>
              </w:rPr>
            </w:pPr>
            <w:r w:rsidRPr="00A90AF4">
              <w:rPr>
                <w:rFonts w:ascii="Garamond" w:hAnsi="Garamond"/>
                <w:bCs/>
                <w:sz w:val="18"/>
                <w:szCs w:val="18"/>
              </w:rPr>
              <w:t>Length, formatting, grammar style requirements</w:t>
            </w:r>
          </w:p>
        </w:tc>
        <w:tc>
          <w:tcPr>
            <w:tcW w:w="3360" w:type="dxa"/>
            <w:hideMark/>
          </w:tcPr>
          <w:p w14:paraId="35B0E049" w14:textId="77777777" w:rsidR="00A90AF4" w:rsidRPr="00A90AF4" w:rsidRDefault="00A90AF4">
            <w:pPr>
              <w:rPr>
                <w:rFonts w:ascii="Garamond" w:hAnsi="Garamond"/>
                <w:sz w:val="18"/>
                <w:szCs w:val="18"/>
              </w:rPr>
            </w:pPr>
            <w:r w:rsidRPr="00A90AF4">
              <w:rPr>
                <w:rFonts w:ascii="Garamond" w:hAnsi="Garamond"/>
                <w:sz w:val="18"/>
                <w:szCs w:val="18"/>
              </w:rPr>
              <w:t>Essay meets all writing convention requirements</w:t>
            </w:r>
          </w:p>
        </w:tc>
        <w:tc>
          <w:tcPr>
            <w:tcW w:w="3360" w:type="dxa"/>
            <w:hideMark/>
          </w:tcPr>
          <w:p w14:paraId="5D99330C" w14:textId="77777777" w:rsidR="00A90AF4" w:rsidRPr="00A90AF4" w:rsidRDefault="00A90AF4">
            <w:pPr>
              <w:rPr>
                <w:rFonts w:ascii="Garamond" w:hAnsi="Garamond"/>
                <w:sz w:val="18"/>
                <w:szCs w:val="18"/>
              </w:rPr>
            </w:pPr>
            <w:r w:rsidRPr="00A90AF4">
              <w:rPr>
                <w:rFonts w:ascii="Garamond" w:hAnsi="Garamond"/>
                <w:sz w:val="18"/>
                <w:szCs w:val="18"/>
              </w:rPr>
              <w:t>Most but not all writing convention requirements are met</w:t>
            </w:r>
          </w:p>
        </w:tc>
        <w:tc>
          <w:tcPr>
            <w:tcW w:w="3360" w:type="dxa"/>
            <w:hideMark/>
          </w:tcPr>
          <w:p w14:paraId="59484E17" w14:textId="77777777" w:rsidR="00A90AF4" w:rsidRPr="00A90AF4" w:rsidRDefault="00A90AF4">
            <w:pPr>
              <w:rPr>
                <w:rFonts w:ascii="Garamond" w:hAnsi="Garamond"/>
                <w:sz w:val="18"/>
                <w:szCs w:val="18"/>
              </w:rPr>
            </w:pPr>
            <w:r w:rsidRPr="00A90AF4">
              <w:rPr>
                <w:rFonts w:ascii="Garamond" w:hAnsi="Garamond"/>
                <w:sz w:val="18"/>
                <w:szCs w:val="18"/>
              </w:rPr>
              <w:t>Many writing convention requirements are not met</w:t>
            </w:r>
          </w:p>
        </w:tc>
      </w:tr>
      <w:tr w:rsidR="00A90AF4" w:rsidRPr="00A90AF4" w14:paraId="38AD661C" w14:textId="77777777" w:rsidTr="00A90AF4">
        <w:trPr>
          <w:trHeight w:val="1070"/>
        </w:trPr>
        <w:tc>
          <w:tcPr>
            <w:tcW w:w="2600" w:type="dxa"/>
            <w:hideMark/>
          </w:tcPr>
          <w:p w14:paraId="0BAB46EC" w14:textId="77777777" w:rsidR="00A90AF4" w:rsidRPr="00A90AF4" w:rsidRDefault="00A90AF4">
            <w:pPr>
              <w:rPr>
                <w:rFonts w:ascii="Garamond" w:hAnsi="Garamond"/>
                <w:bCs/>
                <w:sz w:val="18"/>
                <w:szCs w:val="18"/>
              </w:rPr>
            </w:pPr>
            <w:r w:rsidRPr="00A90AF4">
              <w:rPr>
                <w:rFonts w:ascii="Garamond" w:hAnsi="Garamond"/>
                <w:bCs/>
                <w:sz w:val="18"/>
                <w:szCs w:val="18"/>
              </w:rPr>
              <w:t>Research and references</w:t>
            </w:r>
          </w:p>
        </w:tc>
        <w:tc>
          <w:tcPr>
            <w:tcW w:w="3360" w:type="dxa"/>
            <w:hideMark/>
          </w:tcPr>
          <w:p w14:paraId="44CC7E9C" w14:textId="77777777" w:rsidR="00A90AF4" w:rsidRPr="00A90AF4" w:rsidRDefault="00A90AF4">
            <w:pPr>
              <w:rPr>
                <w:rFonts w:ascii="Garamond" w:hAnsi="Garamond"/>
                <w:sz w:val="18"/>
                <w:szCs w:val="18"/>
              </w:rPr>
            </w:pPr>
            <w:r w:rsidRPr="00A90AF4">
              <w:rPr>
                <w:rFonts w:ascii="Garamond" w:hAnsi="Garamond"/>
                <w:sz w:val="18"/>
                <w:szCs w:val="18"/>
              </w:rPr>
              <w:t>High quality, relevant references are used; a real demonstration of attention to the research process</w:t>
            </w:r>
          </w:p>
        </w:tc>
        <w:tc>
          <w:tcPr>
            <w:tcW w:w="3360" w:type="dxa"/>
            <w:hideMark/>
          </w:tcPr>
          <w:p w14:paraId="74220D52" w14:textId="77777777" w:rsidR="00A90AF4" w:rsidRPr="00A90AF4" w:rsidRDefault="00A90AF4">
            <w:pPr>
              <w:rPr>
                <w:rFonts w:ascii="Garamond" w:hAnsi="Garamond"/>
                <w:sz w:val="18"/>
                <w:szCs w:val="18"/>
              </w:rPr>
            </w:pPr>
            <w:r w:rsidRPr="00A90AF4">
              <w:rPr>
                <w:rFonts w:ascii="Garamond" w:hAnsi="Garamond"/>
                <w:sz w:val="18"/>
                <w:szCs w:val="18"/>
              </w:rPr>
              <w:t>Most but not all references are high quality, and/or most but not all references are relevant to the topic</w:t>
            </w:r>
          </w:p>
        </w:tc>
        <w:tc>
          <w:tcPr>
            <w:tcW w:w="3360" w:type="dxa"/>
            <w:hideMark/>
          </w:tcPr>
          <w:p w14:paraId="5965FD25" w14:textId="77777777" w:rsidR="00A90AF4" w:rsidRPr="00A90AF4" w:rsidRDefault="00A90AF4">
            <w:pPr>
              <w:rPr>
                <w:rFonts w:ascii="Garamond" w:hAnsi="Garamond"/>
                <w:sz w:val="18"/>
                <w:szCs w:val="18"/>
              </w:rPr>
            </w:pPr>
            <w:r w:rsidRPr="00A90AF4">
              <w:rPr>
                <w:rFonts w:ascii="Garamond" w:hAnsi="Garamond"/>
                <w:sz w:val="18"/>
                <w:szCs w:val="18"/>
              </w:rPr>
              <w:t>References are consistently low quality, and/or are not relevant to the topic, or are missing</w:t>
            </w:r>
          </w:p>
        </w:tc>
      </w:tr>
    </w:tbl>
    <w:p w14:paraId="6F3308B3" w14:textId="77777777" w:rsidR="00A90AF4" w:rsidRPr="00A90AF4" w:rsidRDefault="00A90AF4">
      <w:pPr>
        <w:rPr>
          <w:rFonts w:ascii="Garamond" w:hAnsi="Garamond"/>
          <w:b/>
        </w:rPr>
      </w:pPr>
    </w:p>
    <w:sectPr w:rsidR="00A90AF4" w:rsidRPr="00A90AF4">
      <w:footerReference w:type="even" r:id="rId11"/>
      <w:footerReference w:type="default" r:id="rId12"/>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6CE8C" w16cex:dateUtc="2023-04-04T20:27:00Z"/>
  <w16cex:commentExtensible w16cex:durableId="27D6C912" w16cex:dateUtc="2023-04-04T20:04:00Z"/>
  <w16cex:commentExtensible w16cex:durableId="27D6CC06" w16cex:dateUtc="2023-04-04T20:17:00Z"/>
  <w16cex:commentExtensible w16cex:durableId="27D6CFF4" w16cex:dateUtc="2023-04-04T20:33:00Z"/>
  <w16cex:commentExtensible w16cex:durableId="27D6D137" w16cex:dateUtc="2023-04-04T20:3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046B3A" w14:textId="77777777" w:rsidR="00E53159" w:rsidRDefault="00E53159">
      <w:r>
        <w:separator/>
      </w:r>
    </w:p>
  </w:endnote>
  <w:endnote w:type="continuationSeparator" w:id="0">
    <w:p w14:paraId="026FA0F3" w14:textId="77777777" w:rsidR="00E53159" w:rsidRDefault="00E53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aunPenh">
    <w:altName w:val="Times New Roman"/>
    <w:panose1 w:val="020B0604020202020204"/>
    <w:charset w:val="00"/>
    <w:family w:val="auto"/>
    <w:pitch w:val="variable"/>
    <w:sig w:usb0="00000003" w:usb1="00000000" w:usb2="0001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oolBoran">
    <w:altName w:val="Arial"/>
    <w:panose1 w:val="020B0604020202020204"/>
    <w:charset w:val="00"/>
    <w:family w:val="swiss"/>
    <w:pitch w:val="variable"/>
    <w:sig w:usb0="0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84501" w14:textId="77777777" w:rsidR="000A1F05" w:rsidRDefault="00A90AF4" w:rsidP="000A1F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AC1E8A" w14:textId="77777777" w:rsidR="000A1F05" w:rsidRDefault="00E53159" w:rsidP="000A1F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5F31C" w14:textId="77777777" w:rsidR="000A1F05" w:rsidRDefault="00A90AF4" w:rsidP="000A1F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52C5F99" w14:textId="77777777" w:rsidR="000A1F05" w:rsidRDefault="00E53159" w:rsidP="000A1F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35AFA8" w14:textId="77777777" w:rsidR="00E53159" w:rsidRDefault="00E53159">
      <w:r>
        <w:separator/>
      </w:r>
    </w:p>
  </w:footnote>
  <w:footnote w:type="continuationSeparator" w:id="0">
    <w:p w14:paraId="49B1D7E4" w14:textId="77777777" w:rsidR="00E53159" w:rsidRDefault="00E53159">
      <w:r>
        <w:continuationSeparator/>
      </w:r>
    </w:p>
  </w:footnote>
  <w:footnote w:id="1">
    <w:p w14:paraId="7F0C8B66" w14:textId="67A0EC6D" w:rsidR="00720B2B" w:rsidRPr="00720B2B" w:rsidRDefault="00720B2B">
      <w:pPr>
        <w:pStyle w:val="FootnoteText"/>
        <w:rPr>
          <w:rFonts w:ascii="Garamond" w:hAnsi="Garamond"/>
          <w:sz w:val="18"/>
          <w:szCs w:val="18"/>
        </w:rPr>
      </w:pPr>
      <w:r w:rsidRPr="00720B2B">
        <w:rPr>
          <w:rStyle w:val="FootnoteReference"/>
          <w:rFonts w:ascii="Garamond" w:hAnsi="Garamond"/>
          <w:sz w:val="18"/>
          <w:szCs w:val="18"/>
        </w:rPr>
        <w:footnoteRef/>
      </w:r>
      <w:r w:rsidRPr="00720B2B">
        <w:rPr>
          <w:rFonts w:ascii="Garamond" w:hAnsi="Garamond"/>
          <w:sz w:val="18"/>
          <w:szCs w:val="18"/>
        </w:rPr>
        <w:t xml:space="preserve"> For example, any of the policy problems can be reversed if you think the opposite is a problem.  For example, you might think the marginal tax rate on top income earners in the U.S. is too </w:t>
      </w:r>
      <w:r w:rsidRPr="00720B2B">
        <w:rPr>
          <w:rFonts w:ascii="Garamond" w:hAnsi="Garamond"/>
          <w:i/>
          <w:sz w:val="18"/>
          <w:szCs w:val="18"/>
        </w:rPr>
        <w:t>low</w:t>
      </w:r>
      <w:r w:rsidRPr="00720B2B">
        <w:rPr>
          <w:rFonts w:ascii="Garamond" w:hAnsi="Garamond"/>
          <w:sz w:val="18"/>
          <w:szCs w:val="18"/>
        </w:rPr>
        <w:t xml:space="preserve">.  That is a perfectly acceptable refinement.  Similarly, you might think a given problem is too broad, and you want to narrow it.  For example, you might think there is too much police brutality with respect to </w:t>
      </w:r>
      <w:r w:rsidRPr="00720B2B">
        <w:rPr>
          <w:rFonts w:ascii="Garamond" w:hAnsi="Garamond"/>
          <w:i/>
          <w:sz w:val="18"/>
          <w:szCs w:val="18"/>
        </w:rPr>
        <w:t>certain racial groups within the U.S.</w:t>
      </w:r>
      <w:r w:rsidRPr="00720B2B">
        <w:rPr>
          <w:rFonts w:ascii="Garamond" w:hAnsi="Garamond"/>
          <w:sz w:val="18"/>
          <w:szCs w:val="18"/>
        </w:rPr>
        <w:t xml:space="preserve">  That is a perfectly acceptable narrowing of the topic.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876AF"/>
    <w:multiLevelType w:val="hybridMultilevel"/>
    <w:tmpl w:val="627EE998"/>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CB1C08"/>
    <w:multiLevelType w:val="hybridMultilevel"/>
    <w:tmpl w:val="1B6E8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F53D3F"/>
    <w:multiLevelType w:val="hybridMultilevel"/>
    <w:tmpl w:val="4EF43F6E"/>
    <w:lvl w:ilvl="0" w:tplc="70D6405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D623CC3"/>
    <w:multiLevelType w:val="hybridMultilevel"/>
    <w:tmpl w:val="8EBAD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902FA"/>
    <w:multiLevelType w:val="hybridMultilevel"/>
    <w:tmpl w:val="DE2A8A3E"/>
    <w:lvl w:ilvl="0" w:tplc="243A2E2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 w:numId="3">
    <w:abstractNumId w:val="3"/>
  </w:num>
  <w:num w:numId="4">
    <w:abstractNumId w:val="2"/>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ucy Right">
    <w15:presenceInfo w15:providerId="Windows Live" w15:userId="5f0700e42577e4d4"/>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trackRevisions/>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F4"/>
    <w:rsid w:val="000466D8"/>
    <w:rsid w:val="000962FB"/>
    <w:rsid w:val="000D1F80"/>
    <w:rsid w:val="00103614"/>
    <w:rsid w:val="00123D66"/>
    <w:rsid w:val="002772EB"/>
    <w:rsid w:val="00397B54"/>
    <w:rsid w:val="00434328"/>
    <w:rsid w:val="004F3A65"/>
    <w:rsid w:val="00562459"/>
    <w:rsid w:val="00617741"/>
    <w:rsid w:val="006A6F95"/>
    <w:rsid w:val="006D611A"/>
    <w:rsid w:val="00720B2B"/>
    <w:rsid w:val="007279E9"/>
    <w:rsid w:val="00770478"/>
    <w:rsid w:val="00797F08"/>
    <w:rsid w:val="00864D08"/>
    <w:rsid w:val="00971693"/>
    <w:rsid w:val="009979F6"/>
    <w:rsid w:val="009E21FD"/>
    <w:rsid w:val="00A90AF4"/>
    <w:rsid w:val="00B30153"/>
    <w:rsid w:val="00BB192B"/>
    <w:rsid w:val="00BD6725"/>
    <w:rsid w:val="00C54B5F"/>
    <w:rsid w:val="00CB5DEA"/>
    <w:rsid w:val="00CB6F7C"/>
    <w:rsid w:val="00D35615"/>
    <w:rsid w:val="00D64909"/>
    <w:rsid w:val="00D70814"/>
    <w:rsid w:val="00D73837"/>
    <w:rsid w:val="00E53159"/>
    <w:rsid w:val="00EC2AB4"/>
    <w:rsid w:val="00F42D9A"/>
    <w:rsid w:val="00F42DF6"/>
    <w:rsid w:val="00FB3793"/>
    <w:rsid w:val="00FF1794"/>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9F23"/>
  <w15:chartTrackingRefBased/>
  <w15:docId w15:val="{FD04BD1A-8713-0541-B8F4-00B27EA6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0AF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90AF4"/>
    <w:pPr>
      <w:tabs>
        <w:tab w:val="center" w:pos="4320"/>
        <w:tab w:val="right" w:pos="8640"/>
      </w:tabs>
    </w:pPr>
    <w:rPr>
      <w:lang w:val="x-none" w:eastAsia="x-none"/>
    </w:rPr>
  </w:style>
  <w:style w:type="character" w:customStyle="1" w:styleId="FooterChar">
    <w:name w:val="Footer Char"/>
    <w:basedOn w:val="DefaultParagraphFont"/>
    <w:link w:val="Footer"/>
    <w:rsid w:val="00A90AF4"/>
    <w:rPr>
      <w:rFonts w:ascii="Times New Roman" w:eastAsia="Times New Roman" w:hAnsi="Times New Roman" w:cs="Times New Roman"/>
      <w:lang w:val="x-none" w:eastAsia="x-none"/>
    </w:rPr>
  </w:style>
  <w:style w:type="character" w:styleId="PageNumber">
    <w:name w:val="page number"/>
    <w:basedOn w:val="DefaultParagraphFont"/>
    <w:rsid w:val="00A90AF4"/>
  </w:style>
  <w:style w:type="paragraph" w:styleId="ListParagraph">
    <w:name w:val="List Paragraph"/>
    <w:basedOn w:val="Normal"/>
    <w:qFormat/>
    <w:rsid w:val="00A90AF4"/>
    <w:pPr>
      <w:ind w:left="720"/>
    </w:pPr>
  </w:style>
  <w:style w:type="character" w:styleId="Hyperlink">
    <w:name w:val="Hyperlink"/>
    <w:basedOn w:val="DefaultParagraphFont"/>
    <w:uiPriority w:val="99"/>
    <w:unhideWhenUsed/>
    <w:rsid w:val="00A90AF4"/>
    <w:rPr>
      <w:color w:val="0563C1" w:themeColor="hyperlink"/>
      <w:u w:val="single"/>
    </w:rPr>
  </w:style>
  <w:style w:type="character" w:styleId="UnresolvedMention">
    <w:name w:val="Unresolved Mention"/>
    <w:basedOn w:val="DefaultParagraphFont"/>
    <w:uiPriority w:val="99"/>
    <w:semiHidden/>
    <w:unhideWhenUsed/>
    <w:rsid w:val="00A90AF4"/>
    <w:rPr>
      <w:color w:val="605E5C"/>
      <w:shd w:val="clear" w:color="auto" w:fill="E1DFDD"/>
    </w:rPr>
  </w:style>
  <w:style w:type="table" w:styleId="TableGrid">
    <w:name w:val="Table Grid"/>
    <w:basedOn w:val="TableNormal"/>
    <w:uiPriority w:val="39"/>
    <w:rsid w:val="00A90A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279E9"/>
    <w:rPr>
      <w:sz w:val="16"/>
      <w:szCs w:val="16"/>
    </w:rPr>
  </w:style>
  <w:style w:type="paragraph" w:styleId="CommentText">
    <w:name w:val="annotation text"/>
    <w:basedOn w:val="Normal"/>
    <w:link w:val="CommentTextChar"/>
    <w:uiPriority w:val="99"/>
    <w:unhideWhenUsed/>
    <w:rsid w:val="007279E9"/>
    <w:rPr>
      <w:sz w:val="20"/>
      <w:szCs w:val="20"/>
    </w:rPr>
  </w:style>
  <w:style w:type="character" w:customStyle="1" w:styleId="CommentTextChar">
    <w:name w:val="Comment Text Char"/>
    <w:basedOn w:val="DefaultParagraphFont"/>
    <w:link w:val="CommentText"/>
    <w:uiPriority w:val="99"/>
    <w:rsid w:val="007279E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279E9"/>
    <w:rPr>
      <w:b/>
      <w:bCs/>
    </w:rPr>
  </w:style>
  <w:style w:type="character" w:customStyle="1" w:styleId="CommentSubjectChar">
    <w:name w:val="Comment Subject Char"/>
    <w:basedOn w:val="CommentTextChar"/>
    <w:link w:val="CommentSubject"/>
    <w:uiPriority w:val="99"/>
    <w:semiHidden/>
    <w:rsid w:val="007279E9"/>
    <w:rPr>
      <w:rFonts w:ascii="Times New Roman" w:eastAsia="Times New Roman" w:hAnsi="Times New Roman" w:cs="Times New Roman"/>
      <w:b/>
      <w:bCs/>
      <w:sz w:val="20"/>
      <w:szCs w:val="20"/>
    </w:rPr>
  </w:style>
  <w:style w:type="paragraph" w:styleId="Revision">
    <w:name w:val="Revision"/>
    <w:hidden/>
    <w:uiPriority w:val="99"/>
    <w:semiHidden/>
    <w:rsid w:val="00EC2AB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70814"/>
    <w:rPr>
      <w:sz w:val="18"/>
      <w:szCs w:val="18"/>
    </w:rPr>
  </w:style>
  <w:style w:type="character" w:customStyle="1" w:styleId="BalloonTextChar">
    <w:name w:val="Balloon Text Char"/>
    <w:basedOn w:val="DefaultParagraphFont"/>
    <w:link w:val="BalloonText"/>
    <w:uiPriority w:val="99"/>
    <w:semiHidden/>
    <w:rsid w:val="00D70814"/>
    <w:rPr>
      <w:rFonts w:ascii="Times New Roman" w:eastAsia="Times New Roman" w:hAnsi="Times New Roman" w:cs="Times New Roman"/>
      <w:sz w:val="18"/>
      <w:szCs w:val="18"/>
    </w:rPr>
  </w:style>
  <w:style w:type="paragraph" w:styleId="FootnoteText">
    <w:name w:val="footnote text"/>
    <w:basedOn w:val="Normal"/>
    <w:link w:val="FootnoteTextChar"/>
    <w:uiPriority w:val="99"/>
    <w:semiHidden/>
    <w:unhideWhenUsed/>
    <w:rsid w:val="00720B2B"/>
    <w:rPr>
      <w:sz w:val="20"/>
      <w:szCs w:val="20"/>
    </w:rPr>
  </w:style>
  <w:style w:type="character" w:customStyle="1" w:styleId="FootnoteTextChar">
    <w:name w:val="Footnote Text Char"/>
    <w:basedOn w:val="DefaultParagraphFont"/>
    <w:link w:val="FootnoteText"/>
    <w:uiPriority w:val="99"/>
    <w:semiHidden/>
    <w:rsid w:val="00720B2B"/>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20B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886704">
      <w:bodyDiv w:val="1"/>
      <w:marLeft w:val="0"/>
      <w:marRight w:val="0"/>
      <w:marTop w:val="0"/>
      <w:marBottom w:val="0"/>
      <w:divBdr>
        <w:top w:val="none" w:sz="0" w:space="0" w:color="auto"/>
        <w:left w:val="none" w:sz="0" w:space="0" w:color="auto"/>
        <w:bottom w:val="none" w:sz="0" w:space="0" w:color="auto"/>
        <w:right w:val="none" w:sz="0" w:space="0" w:color="auto"/>
      </w:divBdr>
    </w:div>
    <w:div w:id="892351770">
      <w:bodyDiv w:val="1"/>
      <w:marLeft w:val="0"/>
      <w:marRight w:val="0"/>
      <w:marTop w:val="0"/>
      <w:marBottom w:val="0"/>
      <w:divBdr>
        <w:top w:val="none" w:sz="0" w:space="0" w:color="auto"/>
        <w:left w:val="none" w:sz="0" w:space="0" w:color="auto"/>
        <w:bottom w:val="none" w:sz="0" w:space="0" w:color="auto"/>
        <w:right w:val="none" w:sz="0" w:space="0" w:color="auto"/>
      </w:divBdr>
    </w:div>
    <w:div w:id="1016224397">
      <w:bodyDiv w:val="1"/>
      <w:marLeft w:val="0"/>
      <w:marRight w:val="0"/>
      <w:marTop w:val="0"/>
      <w:marBottom w:val="0"/>
      <w:divBdr>
        <w:top w:val="none" w:sz="0" w:space="0" w:color="auto"/>
        <w:left w:val="none" w:sz="0" w:space="0" w:color="auto"/>
        <w:bottom w:val="none" w:sz="0" w:space="0" w:color="auto"/>
        <w:right w:val="none" w:sz="0" w:space="0" w:color="auto"/>
      </w:divBdr>
    </w:div>
    <w:div w:id="144298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duke.edu/researc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brary.duke.edu/research/citing" TargetMode="External"/><Relationship Id="rId4" Type="http://schemas.openxmlformats.org/officeDocument/2006/relationships/settings" Target="settings.xml"/><Relationship Id="rId9" Type="http://schemas.openxmlformats.org/officeDocument/2006/relationships/hyperlink" Target="https://duke.qualtrics.com/jfe/form/SV_6osqxk8Xh1NEIRL?Q_JFE=qdg"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65F2F-6562-BF4F-ADC5-80D8CC6A7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2023-04-06T13:45:00Z</dcterms:created>
  <dcterms:modified xsi:type="dcterms:W3CDTF">2023-04-08T00:04:00Z</dcterms:modified>
</cp:coreProperties>
</file>